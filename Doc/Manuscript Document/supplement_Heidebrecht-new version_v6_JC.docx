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897F0" w14:textId="241D68AE" w:rsidR="00F31D37" w:rsidRPr="00857EDD" w:rsidRDefault="00634B61" w:rsidP="00857EDD">
      <w:pPr>
        <w:jc w:val="center"/>
        <w:rPr>
          <w:b/>
        </w:rPr>
      </w:pPr>
      <w:r w:rsidRPr="00857EDD">
        <w:rPr>
          <w:b/>
        </w:rPr>
        <w:t>SUPPLEMENTARY MATERIAL</w:t>
      </w:r>
      <w:r w:rsidR="00B24D79" w:rsidRPr="00857EDD">
        <w:rPr>
          <w:b/>
        </w:rPr>
        <w:t>S</w:t>
      </w:r>
    </w:p>
    <w:p w14:paraId="06646271" w14:textId="36C134B8" w:rsidR="00544A01" w:rsidRPr="00857EDD" w:rsidRDefault="008B6D4E" w:rsidP="00857EDD">
      <w:pPr>
        <w:jc w:val="center"/>
        <w:rPr>
          <w:b/>
        </w:rPr>
      </w:pPr>
      <w:r w:rsidRPr="00857EDD">
        <w:rPr>
          <w:b/>
        </w:rPr>
        <w:t>Mathematical Analysis of Robustness of Oscillations in Models</w:t>
      </w:r>
    </w:p>
    <w:p w14:paraId="1745ADB6" w14:textId="264028A7" w:rsidR="008B6D4E" w:rsidRPr="00857EDD" w:rsidRDefault="008B6D4E" w:rsidP="00857EDD">
      <w:pPr>
        <w:jc w:val="center"/>
        <w:rPr>
          <w:b/>
        </w:rPr>
      </w:pPr>
      <w:r w:rsidRPr="00857EDD">
        <w:rPr>
          <w:b/>
        </w:rPr>
        <w:t>of the Mammalian Circadian Clock</w:t>
      </w:r>
    </w:p>
    <w:p w14:paraId="5A8C898A" w14:textId="3C7F21A6" w:rsidR="008B6D4E" w:rsidRDefault="00544A01" w:rsidP="00857EDD">
      <w:pPr>
        <w:jc w:val="center"/>
      </w:pPr>
      <w:r>
        <w:t xml:space="preserve">X. Yao, </w:t>
      </w:r>
      <w:r w:rsidR="008B6D4E">
        <w:t>B.</w:t>
      </w:r>
      <w:r w:rsidR="00F95685">
        <w:t>L.</w:t>
      </w:r>
      <w:r w:rsidR="008B6D4E">
        <w:t xml:space="preserve"> </w:t>
      </w:r>
      <w:proofErr w:type="spellStart"/>
      <w:r w:rsidR="008B6D4E">
        <w:t>Heidebrecht</w:t>
      </w:r>
      <w:proofErr w:type="spellEnd"/>
      <w:r w:rsidR="008B6D4E">
        <w:t>,</w:t>
      </w:r>
      <w:r w:rsidR="00F95685">
        <w:t xml:space="preserve"> </w:t>
      </w:r>
      <w:r w:rsidR="008B6D4E">
        <w:t>J. Chen &amp; J.J. Tyson</w:t>
      </w:r>
    </w:p>
    <w:p w14:paraId="743AB738" w14:textId="277D5CB8" w:rsidR="004607C1" w:rsidRPr="00857EDD" w:rsidRDefault="00727614" w:rsidP="00857EDD">
      <w:pPr>
        <w:jc w:val="center"/>
        <w:rPr>
          <w:color w:val="FF0000"/>
        </w:rPr>
      </w:pPr>
      <w:r>
        <w:rPr>
          <w:color w:val="FF0000"/>
        </w:rPr>
        <w:t>2</w:t>
      </w:r>
      <w:r w:rsidR="00C01450">
        <w:rPr>
          <w:color w:val="FF0000"/>
        </w:rPr>
        <w:t>1</w:t>
      </w:r>
      <w:r w:rsidR="004607C1" w:rsidRPr="00857EDD">
        <w:rPr>
          <w:color w:val="FF0000"/>
        </w:rPr>
        <w:t xml:space="preserve"> January 2022</w:t>
      </w:r>
    </w:p>
    <w:sdt>
      <w:sdtPr>
        <w:rPr>
          <w:rFonts w:eastAsiaTheme="minorHAnsi" w:cstheme="minorBidi"/>
          <w:b w:val="0"/>
          <w:sz w:val="22"/>
          <w:szCs w:val="22"/>
        </w:rPr>
        <w:id w:val="-373004020"/>
        <w:docPartObj>
          <w:docPartGallery w:val="Table of Contents"/>
          <w:docPartUnique/>
        </w:docPartObj>
      </w:sdtPr>
      <w:sdtEndPr>
        <w:rPr>
          <w:noProof/>
          <w:sz w:val="24"/>
          <w:szCs w:val="24"/>
        </w:rPr>
      </w:sdtEndPr>
      <w:sdtContent>
        <w:p w14:paraId="5C5352B8" w14:textId="5A629870" w:rsidR="005D2B56" w:rsidRPr="005D2B56" w:rsidRDefault="005D2B56" w:rsidP="00C51CD3">
          <w:pPr>
            <w:pStyle w:val="TOCHeading"/>
            <w:spacing w:before="360"/>
          </w:pPr>
          <w:r w:rsidRPr="005D2B56">
            <w:t>Table of Contents</w:t>
          </w:r>
        </w:p>
        <w:p w14:paraId="4DB94E57" w14:textId="7C111A2A" w:rsidR="00122BE1" w:rsidRDefault="005D2B5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4221635" w:history="1">
            <w:r w:rsidR="00122BE1" w:rsidRPr="00A85759">
              <w:rPr>
                <w:rStyle w:val="Hyperlink"/>
                <w:noProof/>
              </w:rPr>
              <w:t>Table S1.  Definitions of the dynamical variables in the models</w:t>
            </w:r>
            <w:r w:rsidR="00122BE1">
              <w:rPr>
                <w:noProof/>
                <w:webHidden/>
              </w:rPr>
              <w:tab/>
            </w:r>
            <w:r w:rsidR="00122BE1">
              <w:rPr>
                <w:noProof/>
                <w:webHidden/>
              </w:rPr>
              <w:fldChar w:fldCharType="begin"/>
            </w:r>
            <w:r w:rsidR="00122BE1">
              <w:rPr>
                <w:noProof/>
                <w:webHidden/>
              </w:rPr>
              <w:instrText xml:space="preserve"> PAGEREF _Toc94221635 \h </w:instrText>
            </w:r>
            <w:r w:rsidR="00122BE1">
              <w:rPr>
                <w:noProof/>
                <w:webHidden/>
              </w:rPr>
            </w:r>
            <w:r w:rsidR="00122BE1">
              <w:rPr>
                <w:noProof/>
                <w:webHidden/>
              </w:rPr>
              <w:fldChar w:fldCharType="separate"/>
            </w:r>
            <w:r w:rsidR="00122BE1">
              <w:rPr>
                <w:noProof/>
                <w:webHidden/>
              </w:rPr>
              <w:t>2</w:t>
            </w:r>
            <w:r w:rsidR="00122BE1">
              <w:rPr>
                <w:noProof/>
                <w:webHidden/>
              </w:rPr>
              <w:fldChar w:fldCharType="end"/>
            </w:r>
          </w:hyperlink>
        </w:p>
        <w:p w14:paraId="58FF39BE" w14:textId="6C7D584F" w:rsidR="00122BE1" w:rsidRDefault="00122BE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eastAsia="zh-CN"/>
            </w:rPr>
          </w:pPr>
          <w:hyperlink w:anchor="_Toc94221636" w:history="1">
            <w:r w:rsidRPr="00A85759">
              <w:rPr>
                <w:rStyle w:val="Hyperlink"/>
                <w:noProof/>
              </w:rPr>
              <w:t>Table S2.  Definitions of the dimensionless parameters in the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_Toc94221636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71B91" w14:textId="11E80717" w:rsidR="00122BE1" w:rsidRDefault="00122BE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eastAsia="zh-CN"/>
            </w:rPr>
          </w:pPr>
          <w:hyperlink w:anchor="_Toc94221637" w:history="1">
            <w:r w:rsidRPr="00A85759">
              <w:rPr>
                <w:rStyle w:val="Hyperlink"/>
                <w:noProof/>
              </w:rPr>
              <w:t>Goodwin’s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_Toc94221637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978F1" w14:textId="60F7B09B" w:rsidR="00122BE1" w:rsidRDefault="00122BE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eastAsia="zh-CN"/>
            </w:rPr>
          </w:pPr>
          <w:hyperlink w:anchor="_Toc94221638" w:history="1">
            <w:r w:rsidRPr="00A85759">
              <w:rPr>
                <w:rStyle w:val="Hyperlink"/>
                <w:noProof/>
              </w:rPr>
              <w:t>Kim &amp; Forger’s extended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_Toc94221638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1ABA4" w14:textId="0C5F39EE" w:rsidR="00122BE1" w:rsidRDefault="00122BE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eastAsia="zh-CN"/>
            </w:rPr>
          </w:pPr>
          <w:hyperlink w:anchor="_Toc94221639" w:history="1">
            <w:r w:rsidRPr="00A85759">
              <w:rPr>
                <w:rStyle w:val="Hyperlink"/>
                <w:noProof/>
              </w:rPr>
              <w:t>Non-dimensionalization of the modified Kim-Forger equations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_Toc94221639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2703F" w14:textId="3D67AF1C" w:rsidR="00122BE1" w:rsidRDefault="00122BE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eastAsia="zh-CN"/>
            </w:rPr>
          </w:pPr>
          <w:hyperlink w:anchor="_Toc94221640" w:history="1">
            <w:r w:rsidRPr="00A85759">
              <w:rPr>
                <w:rStyle w:val="Hyperlink"/>
                <w:noProof/>
              </w:rPr>
              <w:t>Phase dispersion turns bulk oscillatory trajectory perfectly sinusoidal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_Toc94221640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8E72B" w14:textId="6D18BAC0" w:rsidR="00122BE1" w:rsidRDefault="00122BE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eastAsia="zh-CN"/>
            </w:rPr>
          </w:pPr>
          <w:hyperlink w:anchor="_Toc94221641" w:history="1">
            <w:r w:rsidRPr="00A85759">
              <w:rPr>
                <w:rStyle w:val="Hyperlink"/>
                <w:noProof/>
              </w:rPr>
              <w:t xml:space="preserve">Deriving the rate laws for </w:t>
            </w:r>
            <w:r w:rsidRPr="00A85759">
              <w:rPr>
                <w:rStyle w:val="Hyperlink"/>
                <w:i/>
                <w:noProof/>
              </w:rPr>
              <w:t>Per</w:t>
            </w:r>
            <w:r w:rsidRPr="00A85759">
              <w:rPr>
                <w:rStyle w:val="Hyperlink"/>
                <w:noProof/>
              </w:rPr>
              <w:t xml:space="preserve"> transcription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_Toc94221641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944FF" w14:textId="7E039D3D" w:rsidR="00122BE1" w:rsidRDefault="00122BE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eastAsia="zh-CN"/>
            </w:rPr>
          </w:pPr>
          <w:hyperlink w:anchor="_Toc94221642" w:history="1">
            <w:r w:rsidRPr="00A85759">
              <w:rPr>
                <w:rStyle w:val="Hyperlink"/>
                <w:noProof/>
              </w:rPr>
              <w:t>Parameter optimization for models with saturating degradation of nuclear 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_Toc94221642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8C574" w14:textId="25E51B49" w:rsidR="00122BE1" w:rsidRDefault="00122BE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eastAsia="zh-CN"/>
            </w:rPr>
          </w:pPr>
          <w:hyperlink w:anchor="_Toc94221643" w:history="1">
            <w:r w:rsidRPr="00A85759">
              <w:rPr>
                <w:rStyle w:val="Hyperlink"/>
                <w:bCs/>
                <w:noProof/>
              </w:rPr>
              <w:t xml:space="preserve">Period dependence on fold-changes in </w:t>
            </w:r>
            <w:r w:rsidRPr="00A85759">
              <w:rPr>
                <w:rStyle w:val="Hyperlink"/>
                <w:bCs/>
                <w:i/>
                <w:noProof/>
              </w:rPr>
              <w:t xml:space="preserve">Bmal1 </w:t>
            </w:r>
            <w:r w:rsidRPr="00A85759">
              <w:rPr>
                <w:rStyle w:val="Hyperlink"/>
                <w:bCs/>
                <w:noProof/>
              </w:rPr>
              <w:t xml:space="preserve">and </w:t>
            </w:r>
            <w:r w:rsidRPr="00A85759">
              <w:rPr>
                <w:rStyle w:val="Hyperlink"/>
                <w:bCs/>
                <w:i/>
                <w:noProof/>
              </w:rPr>
              <w:t>Per</w:t>
            </w:r>
            <w:r w:rsidRPr="00A85759">
              <w:rPr>
                <w:rStyle w:val="Hyperlink"/>
                <w:bCs/>
                <w:noProof/>
              </w:rPr>
              <w:t xml:space="preserve"> expression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_Toc94221643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BAC4F" w14:textId="6EBEF651" w:rsidR="00122BE1" w:rsidRDefault="00122BE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eastAsia="zh-CN"/>
            </w:rPr>
          </w:pPr>
          <w:hyperlink w:anchor="_Toc94221644" w:history="1">
            <w:r w:rsidRPr="00A85759">
              <w:rPr>
                <w:rStyle w:val="Hyperlink"/>
                <w:noProof/>
              </w:rPr>
              <w:t>Supplementary 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_Toc94221644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94A65" w14:textId="7B2B7876" w:rsidR="005D2B56" w:rsidRDefault="005D2B56" w:rsidP="00C51CD3">
          <w:r>
            <w:rPr>
              <w:b/>
              <w:noProof/>
            </w:rPr>
            <w:fldChar w:fldCharType="end"/>
          </w:r>
        </w:p>
      </w:sdtContent>
    </w:sdt>
    <w:p w14:paraId="10D0C164" w14:textId="10CBA17E" w:rsidR="00B73C61" w:rsidRDefault="00B73C61" w:rsidP="00C51CD3"/>
    <w:p w14:paraId="7AB88630" w14:textId="77777777" w:rsidR="005D2B56" w:rsidRDefault="005D2B56" w:rsidP="00C51CD3">
      <w:pPr>
        <w:rPr>
          <w:rFonts w:eastAsiaTheme="majorEastAsia" w:cstheme="minorHAnsi"/>
        </w:rPr>
      </w:pPr>
      <w:r>
        <w:br w:type="page"/>
      </w:r>
    </w:p>
    <w:p w14:paraId="6EFF1911" w14:textId="7FEA2BEB" w:rsidR="00F90C8C" w:rsidRPr="005D2B56" w:rsidRDefault="005D2B56" w:rsidP="00C51CD3">
      <w:pPr>
        <w:pStyle w:val="Heading1"/>
        <w:spacing w:before="360"/>
      </w:pPr>
      <w:bookmarkStart w:id="0" w:name="_Toc94221635"/>
      <w:r w:rsidRPr="005D2B56">
        <w:lastRenderedPageBreak/>
        <w:t>Table S1.  Definitions of the dynamical variables in the models</w:t>
      </w:r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5"/>
        <w:gridCol w:w="3380"/>
        <w:gridCol w:w="2740"/>
      </w:tblGrid>
      <w:tr w:rsidR="004607C1" w:rsidRPr="00634B61" w14:paraId="6AFF2E42" w14:textId="77777777" w:rsidTr="00340B02">
        <w:trPr>
          <w:trHeight w:val="432"/>
        </w:trPr>
        <w:tc>
          <w:tcPr>
            <w:tcW w:w="1655" w:type="dxa"/>
            <w:vAlign w:val="center"/>
          </w:tcPr>
          <w:p w14:paraId="3397D546" w14:textId="0D433A00" w:rsidR="004607C1" w:rsidRPr="00634B61" w:rsidRDefault="004607C1" w:rsidP="0055344E">
            <w:pPr>
              <w:jc w:val="center"/>
            </w:pPr>
            <w:r>
              <w:t xml:space="preserve">Dimensionless </w:t>
            </w:r>
            <w:r w:rsidRPr="00634B61">
              <w:t>Variable</w:t>
            </w:r>
          </w:p>
        </w:tc>
        <w:tc>
          <w:tcPr>
            <w:tcW w:w="3380" w:type="dxa"/>
            <w:vAlign w:val="center"/>
          </w:tcPr>
          <w:p w14:paraId="554A20BA" w14:textId="04F2616B" w:rsidR="004607C1" w:rsidRPr="00634B61" w:rsidRDefault="004607C1" w:rsidP="00340B02">
            <w:pPr>
              <w:jc w:val="center"/>
            </w:pPr>
            <w:r>
              <w:t>Definition</w:t>
            </w:r>
            <w:r w:rsidR="00340B02">
              <w:t>*</w:t>
            </w:r>
          </w:p>
        </w:tc>
        <w:tc>
          <w:tcPr>
            <w:tcW w:w="2740" w:type="dxa"/>
            <w:vAlign w:val="center"/>
          </w:tcPr>
          <w:p w14:paraId="62DD9DE4" w14:textId="62EDBBCA" w:rsidR="004607C1" w:rsidRPr="00634B61" w:rsidRDefault="004607C1" w:rsidP="00C51CD3">
            <w:r w:rsidRPr="00634B61">
              <w:t>Physical Meaning</w:t>
            </w:r>
          </w:p>
        </w:tc>
      </w:tr>
      <w:tr w:rsidR="0062254E" w:rsidRPr="00634B61" w14:paraId="514CB1A6" w14:textId="77777777" w:rsidTr="004607C1">
        <w:trPr>
          <w:trHeight w:val="432"/>
        </w:trPr>
        <w:tc>
          <w:tcPr>
            <w:tcW w:w="1655" w:type="dxa"/>
            <w:vAlign w:val="center"/>
          </w:tcPr>
          <w:p w14:paraId="465F7E1B" w14:textId="5239646B" w:rsidR="0062254E" w:rsidRPr="0055344E" w:rsidRDefault="0062254E" w:rsidP="0055344E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55344E">
              <w:rPr>
                <w:rFonts w:ascii="Times New Roman" w:hAnsi="Times New Roman" w:cs="Times New Roman"/>
                <w:i/>
              </w:rPr>
              <w:t>t</w:t>
            </w:r>
          </w:p>
        </w:tc>
        <w:tc>
          <w:tcPr>
            <w:tcW w:w="3380" w:type="dxa"/>
            <w:vAlign w:val="center"/>
          </w:tcPr>
          <w:p w14:paraId="5875B024" w14:textId="08A13031" w:rsidR="0062254E" w:rsidRPr="0062254E" w:rsidRDefault="0078186D" w:rsidP="00C51CD3">
            <w:pPr>
              <w:rPr>
                <w:rFonts w:ascii="Cambria" w:hAnsi="Cambr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acc>
                  <m:accPr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acc>
              </m:oMath>
            </m:oMathPara>
          </w:p>
        </w:tc>
        <w:tc>
          <w:tcPr>
            <w:tcW w:w="2740" w:type="dxa"/>
            <w:vAlign w:val="center"/>
          </w:tcPr>
          <w:p w14:paraId="35F34938" w14:textId="77777777" w:rsidR="0062254E" w:rsidRPr="00634B61" w:rsidRDefault="0062254E" w:rsidP="00C51CD3"/>
        </w:tc>
      </w:tr>
      <w:tr w:rsidR="004607C1" w:rsidRPr="00634B61" w14:paraId="12764004" w14:textId="77777777" w:rsidTr="004607C1">
        <w:trPr>
          <w:trHeight w:val="432"/>
        </w:trPr>
        <w:tc>
          <w:tcPr>
            <w:tcW w:w="1655" w:type="dxa"/>
            <w:vAlign w:val="center"/>
          </w:tcPr>
          <w:p w14:paraId="5A9E9289" w14:textId="77777777" w:rsidR="004607C1" w:rsidRPr="0055344E" w:rsidRDefault="004607C1" w:rsidP="0055344E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55344E">
              <w:rPr>
                <w:rFonts w:ascii="Times New Roman" w:hAnsi="Times New Roman" w:cs="Times New Roman"/>
                <w:i/>
              </w:rPr>
              <w:t>M</w:t>
            </w:r>
          </w:p>
        </w:tc>
        <w:tc>
          <w:tcPr>
            <w:tcW w:w="3380" w:type="dxa"/>
            <w:vAlign w:val="center"/>
          </w:tcPr>
          <w:p w14:paraId="18F0F7A0" w14:textId="5A3A23CB" w:rsidR="004607C1" w:rsidRPr="004607C1" w:rsidRDefault="0078186D" w:rsidP="00C51CD3"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⋯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7</m:t>
                        </m:r>
                      </m:sup>
                    </m:sSubSup>
                  </m:den>
                </m:f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</m:acc>
                      </m:e>
                      <m:sub>
                        <m:r>
                          <m:rPr>
                            <m:nor/>
                          </m:rPr>
                          <m:t>d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2740" w:type="dxa"/>
            <w:vAlign w:val="center"/>
          </w:tcPr>
          <w:p w14:paraId="106875A7" w14:textId="11D840EC" w:rsidR="004607C1" w:rsidRPr="00634B61" w:rsidRDefault="004607C1" w:rsidP="00C51CD3">
            <w:r w:rsidRPr="00634B61">
              <w:rPr>
                <w:i/>
                <w:iCs/>
              </w:rPr>
              <w:t>P</w:t>
            </w:r>
            <w:r>
              <w:rPr>
                <w:i/>
                <w:iCs/>
              </w:rPr>
              <w:t>er</w:t>
            </w:r>
            <w:r w:rsidRPr="00634B61">
              <w:rPr>
                <w:i/>
                <w:iCs/>
              </w:rPr>
              <w:t xml:space="preserve"> </w:t>
            </w:r>
            <w:r w:rsidRPr="00634B61">
              <w:t>mRNA</w:t>
            </w:r>
          </w:p>
        </w:tc>
      </w:tr>
      <w:tr w:rsidR="004607C1" w:rsidRPr="00634B61" w14:paraId="6290A880" w14:textId="77777777" w:rsidTr="004607C1">
        <w:trPr>
          <w:trHeight w:val="432"/>
        </w:trPr>
        <w:tc>
          <w:tcPr>
            <w:tcW w:w="1655" w:type="dxa"/>
            <w:vAlign w:val="center"/>
          </w:tcPr>
          <w:p w14:paraId="5D82A3B5" w14:textId="77777777" w:rsidR="004607C1" w:rsidRPr="0055344E" w:rsidRDefault="004607C1" w:rsidP="0055344E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55344E">
              <w:rPr>
                <w:rFonts w:ascii="Times New Roman" w:hAnsi="Times New Roman" w:cs="Times New Roman"/>
                <w:i/>
              </w:rPr>
              <w:t>P</w:t>
            </w:r>
            <w:r w:rsidRPr="0055344E">
              <w:rPr>
                <w:rFonts w:ascii="Times New Roman" w:hAnsi="Times New Roman" w:cs="Times New Roman"/>
                <w:i/>
                <w:vertAlign w:val="subscript"/>
              </w:rPr>
              <w:t>i</w:t>
            </w:r>
          </w:p>
        </w:tc>
        <w:tc>
          <w:tcPr>
            <w:tcW w:w="3380" w:type="dxa"/>
            <w:vAlign w:val="center"/>
          </w:tcPr>
          <w:p w14:paraId="2E52A660" w14:textId="32375085" w:rsidR="004607C1" w:rsidRPr="004607C1" w:rsidRDefault="0078186D" w:rsidP="00C51CD3">
            <m:oMathPara>
              <m:oMath>
                <m:f>
                  <m:fPr>
                    <m:ctrlPr>
                      <w:rPr>
                        <w:rFonts w:ascii="Cambria Math" w:hAnsi="Cambria Math"/>
                        <w:iCs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Cs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⋯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Cs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+2</m:t>
                        </m:r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bSup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Cs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-1-</m:t>
                        </m:r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p>
                    </m:sSubSup>
                  </m:den>
                </m:f>
                <m:f>
                  <m:fPr>
                    <m:ctrlPr>
                      <w:rPr>
                        <w:rFonts w:ascii="Cambria Math" w:hAnsi="Cambria Math"/>
                        <w:iCs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Cs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Cs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</m:acc>
                      </m:e>
                      <m:sub>
                        <m:r>
                          <m:rPr>
                            <m:nor/>
                          </m:rPr>
                          <w:rPr>
                            <w:iCs/>
                          </w:rPr>
                          <m:t>d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,   </m:t>
                </m:r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=1,⋯,</m:t>
                </m:r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2740" w:type="dxa"/>
            <w:vAlign w:val="center"/>
          </w:tcPr>
          <w:p w14:paraId="77CF30D1" w14:textId="6F586CCB" w:rsidR="004607C1" w:rsidRPr="00634B61" w:rsidRDefault="004607C1" w:rsidP="00C51CD3">
            <w:r>
              <w:t>Cytoplasmic</w:t>
            </w:r>
            <w:r w:rsidRPr="00634B61">
              <w:t xml:space="preserve"> PER species</w:t>
            </w:r>
          </w:p>
        </w:tc>
      </w:tr>
      <w:tr w:rsidR="004607C1" w:rsidRPr="00634B61" w14:paraId="6E3112C9" w14:textId="77777777" w:rsidTr="004607C1">
        <w:trPr>
          <w:trHeight w:val="432"/>
        </w:trPr>
        <w:tc>
          <w:tcPr>
            <w:tcW w:w="1655" w:type="dxa"/>
            <w:vAlign w:val="center"/>
          </w:tcPr>
          <w:p w14:paraId="629D29F6" w14:textId="77777777" w:rsidR="004607C1" w:rsidRPr="0055344E" w:rsidRDefault="004607C1" w:rsidP="0055344E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55344E">
              <w:rPr>
                <w:rFonts w:ascii="Times New Roman" w:hAnsi="Times New Roman" w:cs="Times New Roman"/>
                <w:i/>
              </w:rPr>
              <w:t>P</w:t>
            </w:r>
          </w:p>
        </w:tc>
        <w:tc>
          <w:tcPr>
            <w:tcW w:w="3380" w:type="dxa"/>
            <w:vAlign w:val="center"/>
          </w:tcPr>
          <w:p w14:paraId="3C44E1B4" w14:textId="4A269B13" w:rsidR="004607C1" w:rsidRPr="004607C1" w:rsidRDefault="0055344E" w:rsidP="00C51CD3"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f>
                  <m:fPr>
                    <m:type m:val="lin"/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acc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</m:acc>
                      </m:e>
                      <m:sub>
                        <m:r>
                          <m:rPr>
                            <m:nor/>
                          </m:rPr>
                          <m:t>d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2740" w:type="dxa"/>
            <w:vAlign w:val="center"/>
          </w:tcPr>
          <w:p w14:paraId="425FBF0C" w14:textId="33C589D1" w:rsidR="004607C1" w:rsidRPr="00634B61" w:rsidRDefault="004607C1" w:rsidP="00C51CD3">
            <w:r w:rsidRPr="00634B61">
              <w:t>Nuclear PER</w:t>
            </w:r>
          </w:p>
        </w:tc>
      </w:tr>
      <w:tr w:rsidR="004607C1" w:rsidRPr="00634B61" w14:paraId="6B891B5D" w14:textId="77777777" w:rsidTr="004607C1">
        <w:trPr>
          <w:trHeight w:val="432"/>
        </w:trPr>
        <w:tc>
          <w:tcPr>
            <w:tcW w:w="1655" w:type="dxa"/>
            <w:vAlign w:val="center"/>
          </w:tcPr>
          <w:p w14:paraId="6BAAAAA5" w14:textId="77777777" w:rsidR="004607C1" w:rsidRPr="0055344E" w:rsidRDefault="004607C1" w:rsidP="0055344E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55344E">
              <w:rPr>
                <w:rFonts w:ascii="Times New Roman" w:hAnsi="Times New Roman" w:cs="Times New Roman"/>
                <w:i/>
              </w:rPr>
              <w:t>A</w:t>
            </w:r>
          </w:p>
        </w:tc>
        <w:tc>
          <w:tcPr>
            <w:tcW w:w="3380" w:type="dxa"/>
            <w:vAlign w:val="center"/>
          </w:tcPr>
          <w:p w14:paraId="6EA926BD" w14:textId="66498DB1" w:rsidR="004607C1" w:rsidRPr="004607C1" w:rsidRDefault="0055344E" w:rsidP="00C51CD3"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f>
                  <m:fPr>
                    <m:type m:val="lin"/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acc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</m:acc>
                      </m:e>
                      <m:sub>
                        <m:r>
                          <m:rPr>
                            <m:nor/>
                          </m:rPr>
                          <m:t>d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2740" w:type="dxa"/>
            <w:vAlign w:val="center"/>
          </w:tcPr>
          <w:p w14:paraId="0D615F13" w14:textId="39939ADF" w:rsidR="004607C1" w:rsidRPr="00634B61" w:rsidRDefault="004607C1" w:rsidP="00C51CD3">
            <w:r w:rsidRPr="00634B61">
              <w:t>Nuclear BMAL</w:t>
            </w:r>
          </w:p>
        </w:tc>
      </w:tr>
      <w:tr w:rsidR="004607C1" w:rsidRPr="00634B61" w14:paraId="4C8930AE" w14:textId="77777777" w:rsidTr="004607C1">
        <w:trPr>
          <w:trHeight w:val="432"/>
        </w:trPr>
        <w:tc>
          <w:tcPr>
            <w:tcW w:w="1655" w:type="dxa"/>
            <w:vAlign w:val="center"/>
          </w:tcPr>
          <w:p w14:paraId="05EBB939" w14:textId="77777777" w:rsidR="004607C1" w:rsidRPr="0055344E" w:rsidRDefault="004607C1" w:rsidP="0055344E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55344E">
              <w:rPr>
                <w:rFonts w:ascii="Times New Roman" w:hAnsi="Times New Roman" w:cs="Times New Roman"/>
                <w:i/>
              </w:rPr>
              <w:t>R</w:t>
            </w:r>
          </w:p>
        </w:tc>
        <w:tc>
          <w:tcPr>
            <w:tcW w:w="3380" w:type="dxa"/>
            <w:vAlign w:val="center"/>
          </w:tcPr>
          <w:p w14:paraId="37B2A19F" w14:textId="242A81AC" w:rsidR="004607C1" w:rsidRPr="004607C1" w:rsidRDefault="0055344E" w:rsidP="00C51CD3"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f>
                  <m:fPr>
                    <m:type m:val="lin"/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acc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</m:acc>
                      </m:e>
                      <m:sub>
                        <m:r>
                          <m:rPr>
                            <m:nor/>
                          </m:rPr>
                          <m:t>R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2740" w:type="dxa"/>
            <w:vAlign w:val="center"/>
          </w:tcPr>
          <w:p w14:paraId="3F2D6BB1" w14:textId="6A4016AC" w:rsidR="004607C1" w:rsidRPr="00634B61" w:rsidRDefault="004607C1" w:rsidP="00C51CD3">
            <w:r w:rsidRPr="00634B61">
              <w:t>Nuclear ROR</w:t>
            </w:r>
          </w:p>
        </w:tc>
      </w:tr>
      <w:tr w:rsidR="004607C1" w:rsidRPr="00634B61" w14:paraId="4C53202B" w14:textId="77777777" w:rsidTr="004607C1">
        <w:trPr>
          <w:trHeight w:val="432"/>
        </w:trPr>
        <w:tc>
          <w:tcPr>
            <w:tcW w:w="1655" w:type="dxa"/>
            <w:vAlign w:val="center"/>
          </w:tcPr>
          <w:p w14:paraId="461D52B6" w14:textId="77777777" w:rsidR="004607C1" w:rsidRPr="0055344E" w:rsidRDefault="004607C1" w:rsidP="0055344E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55344E">
              <w:rPr>
                <w:rFonts w:ascii="Times New Roman" w:hAnsi="Times New Roman" w:cs="Times New Roman"/>
                <w:i/>
              </w:rPr>
              <w:t>V</w:t>
            </w:r>
          </w:p>
        </w:tc>
        <w:tc>
          <w:tcPr>
            <w:tcW w:w="3380" w:type="dxa"/>
            <w:vAlign w:val="center"/>
          </w:tcPr>
          <w:p w14:paraId="22FD563C" w14:textId="3619C95A" w:rsidR="004607C1" w:rsidRPr="004607C1" w:rsidRDefault="0055344E" w:rsidP="00C51CD3"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f>
                  <m:fPr>
                    <m:type m:val="lin"/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</m:acc>
                      </m:e>
                      <m:sub>
                        <m:r>
                          <m:rPr>
                            <m:nor/>
                          </m:rPr>
                          <m:t>V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2740" w:type="dxa"/>
            <w:vAlign w:val="center"/>
          </w:tcPr>
          <w:p w14:paraId="6DFADF3D" w14:textId="5AEF2222" w:rsidR="004607C1" w:rsidRPr="00634B61" w:rsidRDefault="004607C1" w:rsidP="00C51CD3">
            <w:r w:rsidRPr="00634B61">
              <w:t>Nuclear REV-ERB</w:t>
            </w:r>
          </w:p>
        </w:tc>
      </w:tr>
    </w:tbl>
    <w:p w14:paraId="68023984" w14:textId="187ACBC5" w:rsidR="00F90C8C" w:rsidRDefault="00CA112E" w:rsidP="00C51CD3">
      <w:r>
        <w:rPr>
          <w:vertAlign w:val="superscript"/>
        </w:rPr>
        <w:t>*</w:t>
      </w:r>
      <w:r w:rsidR="0062254E">
        <w:t>All ‘hatted’ variables and parameters carry units of concentration (</w:t>
      </w:r>
      <w:proofErr w:type="spellStart"/>
      <w:r w:rsidR="0062254E">
        <w:t>nM</w:t>
      </w:r>
      <w:proofErr w:type="spellEnd"/>
      <w:r w:rsidR="0062254E">
        <w:t>) and time (</w:t>
      </w:r>
      <w:r>
        <w:t>h</w:t>
      </w:r>
      <w:r w:rsidR="0062254E">
        <w:t>).</w:t>
      </w:r>
      <w:r>
        <w:t xml:space="preserve"> We have assumed that all the first-order rate constants for loss of mRNA and cytoplasmic PER species are identical: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=⋯=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>
        <w:rPr>
          <w:rFonts w:eastAsiaTheme="minorEastAsia"/>
        </w:rPr>
        <w:t>.</w:t>
      </w:r>
    </w:p>
    <w:p w14:paraId="2499F5F5" w14:textId="77777777" w:rsidR="005D2B56" w:rsidRDefault="005D2B56" w:rsidP="00C51CD3"/>
    <w:p w14:paraId="48ACB565" w14:textId="77777777" w:rsidR="00340B02" w:rsidRDefault="00340B02">
      <w:pPr>
        <w:spacing w:line="259" w:lineRule="auto"/>
        <w:jc w:val="left"/>
        <w:rPr>
          <w:rFonts w:eastAsiaTheme="majorEastAsia" w:cstheme="minorHAnsi"/>
          <w:b/>
        </w:rPr>
      </w:pPr>
      <w:r>
        <w:br w:type="page"/>
      </w:r>
    </w:p>
    <w:p w14:paraId="5685FA6B" w14:textId="768ADF7D" w:rsidR="00F27C82" w:rsidRDefault="005D2B56" w:rsidP="00C51CD3">
      <w:pPr>
        <w:pStyle w:val="Heading1"/>
        <w:spacing w:before="360"/>
      </w:pPr>
      <w:bookmarkStart w:id="1" w:name="_Toc94221636"/>
      <w:r w:rsidRPr="00634B61">
        <w:lastRenderedPageBreak/>
        <w:t>Table</w:t>
      </w:r>
      <w:r>
        <w:t xml:space="preserve"> S2</w:t>
      </w:r>
      <w:r w:rsidRPr="00634B61">
        <w:t xml:space="preserve">.  </w:t>
      </w:r>
      <w:r w:rsidRPr="005D2B56">
        <w:t xml:space="preserve">Definitions of the </w:t>
      </w:r>
      <w:r w:rsidR="00544A01">
        <w:t>dimensionless parameters</w:t>
      </w:r>
      <w:r w:rsidRPr="005D2B56">
        <w:t xml:space="preserve"> in the models</w:t>
      </w:r>
      <w:bookmarkEnd w:id="1"/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655"/>
        <w:gridCol w:w="2030"/>
        <w:gridCol w:w="5665"/>
      </w:tblGrid>
      <w:tr w:rsidR="0062254E" w:rsidRPr="00634B61" w14:paraId="331F91B8" w14:textId="77777777" w:rsidTr="00340B02">
        <w:trPr>
          <w:trHeight w:val="432"/>
        </w:trPr>
        <w:tc>
          <w:tcPr>
            <w:tcW w:w="1655" w:type="dxa"/>
            <w:vAlign w:val="center"/>
          </w:tcPr>
          <w:p w14:paraId="7B330E26" w14:textId="4838892E" w:rsidR="0062254E" w:rsidRPr="00634B61" w:rsidRDefault="0062254E" w:rsidP="0055344E">
            <w:pPr>
              <w:jc w:val="center"/>
            </w:pPr>
            <w:r>
              <w:t xml:space="preserve">Dimensionless </w:t>
            </w:r>
            <w:r w:rsidRPr="00634B61">
              <w:t>Parameter</w:t>
            </w:r>
          </w:p>
        </w:tc>
        <w:tc>
          <w:tcPr>
            <w:tcW w:w="2030" w:type="dxa"/>
            <w:vAlign w:val="center"/>
          </w:tcPr>
          <w:p w14:paraId="57EFA8A0" w14:textId="6B845E35" w:rsidR="0062254E" w:rsidRDefault="0062254E" w:rsidP="00340B02">
            <w:pPr>
              <w:jc w:val="center"/>
            </w:pPr>
            <w:r>
              <w:t>Definition</w:t>
            </w:r>
          </w:p>
        </w:tc>
        <w:tc>
          <w:tcPr>
            <w:tcW w:w="5665" w:type="dxa"/>
            <w:vAlign w:val="center"/>
          </w:tcPr>
          <w:p w14:paraId="14203861" w14:textId="169929AA" w:rsidR="0062254E" w:rsidRPr="00634B61" w:rsidRDefault="0062254E" w:rsidP="00C51CD3">
            <w:r>
              <w:t>Meaning</w:t>
            </w:r>
          </w:p>
        </w:tc>
      </w:tr>
      <w:tr w:rsidR="0062254E" w:rsidRPr="00634B61" w14:paraId="2330B258" w14:textId="77777777" w:rsidTr="0062254E">
        <w:trPr>
          <w:trHeight w:val="432"/>
        </w:trPr>
        <w:tc>
          <w:tcPr>
            <w:tcW w:w="1655" w:type="dxa"/>
            <w:vAlign w:val="center"/>
          </w:tcPr>
          <w:p w14:paraId="5D260753" w14:textId="27879E42" w:rsidR="0062254E" w:rsidRPr="0055344E" w:rsidRDefault="0062254E" w:rsidP="0055344E">
            <w:pPr>
              <w:jc w:val="center"/>
              <w:rPr>
                <w:rFonts w:ascii="Times New Roman" w:hAnsi="Times New Roman" w:cs="Times New Roman"/>
                <w:i/>
              </w:rPr>
            </w:pPr>
            <w:proofErr w:type="spellStart"/>
            <w:r w:rsidRPr="0055344E">
              <w:rPr>
                <w:rFonts w:ascii="Times New Roman" w:hAnsi="Times New Roman" w:cs="Times New Roman"/>
                <w:i/>
              </w:rPr>
              <w:t>K</w:t>
            </w:r>
            <w:r w:rsidRPr="0055344E">
              <w:rPr>
                <w:rFonts w:ascii="Times New Roman" w:hAnsi="Times New Roman" w:cs="Times New Roman"/>
                <w:vertAlign w:val="subscript"/>
              </w:rPr>
              <w:t>d</w:t>
            </w:r>
            <w:proofErr w:type="spellEnd"/>
          </w:p>
        </w:tc>
        <w:tc>
          <w:tcPr>
            <w:tcW w:w="2030" w:type="dxa"/>
            <w:vAlign w:val="center"/>
          </w:tcPr>
          <w:p w14:paraId="413CC2B9" w14:textId="42CC5F13" w:rsidR="0062254E" w:rsidRPr="00634B61" w:rsidRDefault="0062254E" w:rsidP="0055344E">
            <w:pPr>
              <w:jc w:val="center"/>
            </w:pPr>
            <w:r>
              <w:t>1</w:t>
            </w:r>
          </w:p>
        </w:tc>
        <w:tc>
          <w:tcPr>
            <w:tcW w:w="5665" w:type="dxa"/>
            <w:vAlign w:val="center"/>
          </w:tcPr>
          <w:p w14:paraId="24E29311" w14:textId="2024DCF1" w:rsidR="0062254E" w:rsidRPr="00634B61" w:rsidRDefault="0062254E" w:rsidP="00C51CD3">
            <w:r w:rsidRPr="00634B61">
              <w:t xml:space="preserve">Dissociation constant </w:t>
            </w:r>
            <w:r>
              <w:t>of the</w:t>
            </w:r>
            <w:r w:rsidRPr="00634B61">
              <w:t xml:space="preserve"> </w:t>
            </w:r>
            <w:proofErr w:type="gramStart"/>
            <w:r w:rsidRPr="00634B61">
              <w:t>PER</w:t>
            </w:r>
            <w:r>
              <w:t>:</w:t>
            </w:r>
            <w:r w:rsidRPr="00634B61">
              <w:t>BMAL</w:t>
            </w:r>
            <w:proofErr w:type="gramEnd"/>
            <w:r w:rsidRPr="00634B61">
              <w:t xml:space="preserve"> </w:t>
            </w:r>
            <w:r>
              <w:t>complex</w:t>
            </w:r>
          </w:p>
        </w:tc>
      </w:tr>
      <w:tr w:rsidR="0062254E" w:rsidRPr="00634B61" w14:paraId="2E9EB4CD" w14:textId="77777777" w:rsidTr="0062254E">
        <w:trPr>
          <w:trHeight w:val="432"/>
        </w:trPr>
        <w:tc>
          <w:tcPr>
            <w:tcW w:w="1655" w:type="dxa"/>
            <w:vAlign w:val="center"/>
          </w:tcPr>
          <w:p w14:paraId="5AD0BF6B" w14:textId="77777777" w:rsidR="0062254E" w:rsidRPr="0055344E" w:rsidRDefault="0062254E" w:rsidP="0055344E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55344E">
              <w:rPr>
                <w:rFonts w:ascii="Times New Roman" w:hAnsi="Times New Roman" w:cs="Times New Roman"/>
                <w:i/>
              </w:rPr>
              <w:t>K</w:t>
            </w:r>
            <w:r w:rsidRPr="0055344E">
              <w:rPr>
                <w:rFonts w:ascii="Times New Roman" w:hAnsi="Times New Roman" w:cs="Times New Roman"/>
                <w:vertAlign w:val="subscript"/>
              </w:rPr>
              <w:t>A</w:t>
            </w:r>
          </w:p>
        </w:tc>
        <w:tc>
          <w:tcPr>
            <w:tcW w:w="2030" w:type="dxa"/>
            <w:vAlign w:val="center"/>
          </w:tcPr>
          <w:p w14:paraId="4E33920F" w14:textId="45B48C29" w:rsidR="0062254E" w:rsidRPr="00634B61" w:rsidRDefault="0078186D" w:rsidP="00C51CD3">
            <w:pPr>
              <w:rPr>
                <w:rFonts w:eastAsiaTheme="minorEastAsia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</m:acc>
                      </m:e>
                      <m:sub>
                        <m:r>
                          <m:rPr>
                            <m:nor/>
                          </m:rPr>
                          <m:t>A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</m:acc>
                      </m:e>
                      <m:sub>
                        <m:r>
                          <m:rPr>
                            <m:nor/>
                          </m:rPr>
                          <m:t>d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665" w:type="dxa"/>
            <w:vAlign w:val="center"/>
          </w:tcPr>
          <w:p w14:paraId="154C63D6" w14:textId="5306FD63" w:rsidR="0062254E" w:rsidRPr="00634B61" w:rsidRDefault="0062254E" w:rsidP="00C51CD3">
            <w:r w:rsidRPr="00634B61">
              <w:t xml:space="preserve">Dissociation constant </w:t>
            </w:r>
            <w:r>
              <w:t>of the</w:t>
            </w:r>
            <w:r w:rsidRPr="00634B61">
              <w:t xml:space="preserve"> </w:t>
            </w:r>
            <w:proofErr w:type="spellStart"/>
            <w:proofErr w:type="gramStart"/>
            <w:r w:rsidRPr="00634B61">
              <w:t>BMAL</w:t>
            </w:r>
            <w:r>
              <w:t>:Ebox</w:t>
            </w:r>
            <w:proofErr w:type="spellEnd"/>
            <w:proofErr w:type="gramEnd"/>
            <w:r>
              <w:t xml:space="preserve"> complex</w:t>
            </w:r>
          </w:p>
        </w:tc>
      </w:tr>
      <w:tr w:rsidR="0062254E" w:rsidRPr="00634B61" w14:paraId="3DF7A49F" w14:textId="77777777" w:rsidTr="0062254E">
        <w:trPr>
          <w:trHeight w:val="432"/>
        </w:trPr>
        <w:tc>
          <w:tcPr>
            <w:tcW w:w="1655" w:type="dxa"/>
            <w:vAlign w:val="center"/>
          </w:tcPr>
          <w:p w14:paraId="198AEED2" w14:textId="77777777" w:rsidR="0062254E" w:rsidRPr="0055344E" w:rsidRDefault="0062254E" w:rsidP="0055344E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55344E">
              <w:rPr>
                <w:rFonts w:ascii="Times New Roman" w:hAnsi="Times New Roman" w:cs="Times New Roman"/>
                <w:i/>
              </w:rPr>
              <w:t>K</w:t>
            </w:r>
            <w:r w:rsidRPr="0055344E">
              <w:rPr>
                <w:rFonts w:ascii="Times New Roman" w:hAnsi="Times New Roman" w:cs="Times New Roman"/>
                <w:vertAlign w:val="subscript"/>
              </w:rPr>
              <w:t>m</w:t>
            </w:r>
          </w:p>
        </w:tc>
        <w:tc>
          <w:tcPr>
            <w:tcW w:w="2030" w:type="dxa"/>
            <w:vAlign w:val="center"/>
          </w:tcPr>
          <w:p w14:paraId="17186276" w14:textId="5A91DE10" w:rsidR="0062254E" w:rsidRPr="00634B61" w:rsidRDefault="0078186D" w:rsidP="00C51CD3">
            <w:pPr>
              <w:rPr>
                <w:rFonts w:eastAsiaTheme="minorEastAsia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</m:acc>
                      </m:e>
                      <m:sub>
                        <m:r>
                          <m:rPr>
                            <m:nor/>
                          </m:rPr>
                          <m:t>m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</m:acc>
                      </m:e>
                      <m:sub>
                        <m:r>
                          <m:rPr>
                            <m:nor/>
                          </m:rPr>
                          <m:t>d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665" w:type="dxa"/>
            <w:vAlign w:val="center"/>
          </w:tcPr>
          <w:p w14:paraId="01F8B9AC" w14:textId="2B773426" w:rsidR="0062254E" w:rsidRPr="00634B61" w:rsidRDefault="0062254E" w:rsidP="00C51CD3">
            <w:r w:rsidRPr="00634B61">
              <w:t xml:space="preserve">Michaelis constant for </w:t>
            </w:r>
            <w:r>
              <w:t>the degradation of nuclear PER</w:t>
            </w:r>
          </w:p>
        </w:tc>
      </w:tr>
      <w:tr w:rsidR="0062254E" w:rsidRPr="00634B61" w14:paraId="75BB726B" w14:textId="77777777" w:rsidTr="0062254E">
        <w:trPr>
          <w:trHeight w:val="432"/>
        </w:trPr>
        <w:tc>
          <w:tcPr>
            <w:tcW w:w="1655" w:type="dxa"/>
            <w:vAlign w:val="center"/>
          </w:tcPr>
          <w:p w14:paraId="25F7AA8C" w14:textId="6A3029CF" w:rsidR="0062254E" w:rsidRPr="0055344E" w:rsidRDefault="0062254E" w:rsidP="0055344E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55344E">
              <w:rPr>
                <w:rFonts w:ascii="Times New Roman" w:hAnsi="Times New Roman" w:cs="Times New Roman"/>
                <w:i/>
              </w:rPr>
              <w:t>β</w:t>
            </w:r>
            <w:r w:rsidRPr="0055344E">
              <w:rPr>
                <w:rFonts w:ascii="Times New Roman" w:hAnsi="Times New Roman" w:cs="Times New Roman"/>
                <w:vertAlign w:val="subscript"/>
              </w:rPr>
              <w:t>max</w:t>
            </w:r>
          </w:p>
        </w:tc>
        <w:tc>
          <w:tcPr>
            <w:tcW w:w="2030" w:type="dxa"/>
            <w:vAlign w:val="center"/>
          </w:tcPr>
          <w:p w14:paraId="372339AB" w14:textId="491E3F93" w:rsidR="0062254E" w:rsidRDefault="0078186D" w:rsidP="00C51CD3">
            <w:pPr>
              <w:rPr>
                <w:rFonts w:eastAsiaTheme="minorEastAsia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acc>
                      </m:e>
                      <m:sub>
                        <m:r>
                          <m:rPr>
                            <m:nor/>
                          </m:rPr>
                          <m:t>max</m:t>
                        </m:r>
                      </m:sub>
                    </m:sSub>
                  </m:num>
                  <m:den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β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acc>
                          </m:e>
                          <m:sub>
                            <m:r>
                              <m:rPr>
                                <m:nor/>
                              </m:rPr>
                              <m:t>d</m:t>
                            </m:r>
                          </m:sub>
                        </m:sSub>
                      </m:e>
                    </m:d>
                  </m:den>
                </m:f>
              </m:oMath>
            </m:oMathPara>
          </w:p>
        </w:tc>
        <w:tc>
          <w:tcPr>
            <w:tcW w:w="5665" w:type="dxa"/>
            <w:vAlign w:val="center"/>
          </w:tcPr>
          <w:p w14:paraId="29567B0D" w14:textId="1D85F561" w:rsidR="0062254E" w:rsidRPr="00634B61" w:rsidRDefault="0062254E" w:rsidP="00C51CD3">
            <w:r>
              <w:t>Maximum r</w:t>
            </w:r>
            <w:r w:rsidRPr="00634B61">
              <w:t xml:space="preserve">ate </w:t>
            </w:r>
            <w:r>
              <w:t xml:space="preserve">of </w:t>
            </w:r>
            <w:r w:rsidRPr="00634B61">
              <w:t xml:space="preserve">degradation </w:t>
            </w:r>
            <w:r>
              <w:t>of n</w:t>
            </w:r>
            <w:r w:rsidRPr="00634B61">
              <w:t xml:space="preserve">uclear PER </w:t>
            </w:r>
          </w:p>
        </w:tc>
      </w:tr>
      <w:tr w:rsidR="0062254E" w:rsidRPr="00634B61" w14:paraId="0432E4D2" w14:textId="77777777" w:rsidTr="0062254E">
        <w:trPr>
          <w:trHeight w:val="432"/>
        </w:trPr>
        <w:tc>
          <w:tcPr>
            <w:tcW w:w="1655" w:type="dxa"/>
            <w:vAlign w:val="center"/>
          </w:tcPr>
          <w:p w14:paraId="7A3287FD" w14:textId="6C120E75" w:rsidR="0062254E" w:rsidRPr="0055344E" w:rsidRDefault="0062254E" w:rsidP="0055344E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55344E">
              <w:rPr>
                <w:rFonts w:ascii="Times New Roman" w:hAnsi="Times New Roman" w:cs="Times New Roman"/>
                <w:i/>
              </w:rPr>
              <w:t>α</w:t>
            </w:r>
          </w:p>
        </w:tc>
        <w:tc>
          <w:tcPr>
            <w:tcW w:w="2030" w:type="dxa"/>
            <w:vAlign w:val="center"/>
          </w:tcPr>
          <w:p w14:paraId="00BEC677" w14:textId="0B45757C" w:rsidR="0062254E" w:rsidRDefault="0078186D" w:rsidP="00C51CD3">
            <w:pPr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</m:acc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</m:acc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⋯</m:t>
                        </m:r>
                        <m:acc>
                          <m:ac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</m:sSubSup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</m:acc>
                      </m:e>
                      <m:sub>
                        <m:r>
                          <m:rPr>
                            <m:nor/>
                          </m:rPr>
                          <m:t>d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665" w:type="dxa"/>
            <w:vAlign w:val="center"/>
          </w:tcPr>
          <w:p w14:paraId="7F97F8DB" w14:textId="5D682E22" w:rsidR="0062254E" w:rsidRDefault="0062254E" w:rsidP="00C51CD3">
            <w:r>
              <w:t xml:space="preserve">Maximum rate of transcription of </w:t>
            </w:r>
            <w:r w:rsidRPr="00544A01">
              <w:rPr>
                <w:i/>
              </w:rPr>
              <w:t>Per</w:t>
            </w:r>
            <w:r>
              <w:t xml:space="preserve"> gene</w:t>
            </w:r>
          </w:p>
        </w:tc>
      </w:tr>
      <w:tr w:rsidR="0062254E" w:rsidRPr="00634B61" w14:paraId="7DD40729" w14:textId="77777777" w:rsidTr="0062254E">
        <w:trPr>
          <w:trHeight w:val="432"/>
        </w:trPr>
        <w:tc>
          <w:tcPr>
            <w:tcW w:w="1655" w:type="dxa"/>
            <w:vAlign w:val="center"/>
          </w:tcPr>
          <w:p w14:paraId="6D9D6F5A" w14:textId="28BD0E3A" w:rsidR="0062254E" w:rsidRPr="0055344E" w:rsidRDefault="0062254E" w:rsidP="0055344E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55344E">
              <w:rPr>
                <w:rFonts w:ascii="Times New Roman" w:hAnsi="Times New Roman" w:cs="Times New Roman"/>
                <w:i/>
              </w:rPr>
              <w:t>A</w:t>
            </w:r>
            <w:r w:rsidRPr="0055344E">
              <w:rPr>
                <w:rFonts w:ascii="Times New Roman" w:hAnsi="Times New Roman" w:cs="Times New Roman"/>
                <w:vertAlign w:val="subscript"/>
              </w:rPr>
              <w:t>T</w:t>
            </w:r>
          </w:p>
        </w:tc>
        <w:tc>
          <w:tcPr>
            <w:tcW w:w="2030" w:type="dxa"/>
            <w:vAlign w:val="center"/>
          </w:tcPr>
          <w:p w14:paraId="2660E42D" w14:textId="01859786" w:rsidR="0062254E" w:rsidRDefault="0078186D" w:rsidP="00C51CD3">
            <w:pPr>
              <w:rPr>
                <w:rFonts w:eastAsiaTheme="minorEastAsia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</m:acc>
                      </m:e>
                      <m:sub>
                        <m:r>
                          <m:rPr>
                            <m:nor/>
                          </m:rPr>
                          <m:t>T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</m:acc>
                      </m:e>
                      <m:sub>
                        <m:r>
                          <m:rPr>
                            <m:nor/>
                          </m:rPr>
                          <m:t>d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665" w:type="dxa"/>
            <w:vAlign w:val="center"/>
          </w:tcPr>
          <w:p w14:paraId="4BC5C99A" w14:textId="31D07D3A" w:rsidR="0062254E" w:rsidRPr="00634B61" w:rsidRDefault="0062254E" w:rsidP="00C51CD3">
            <w:r>
              <w:t>Total</w:t>
            </w:r>
            <w:r w:rsidRPr="00634B61">
              <w:t xml:space="preserve"> BMAL </w:t>
            </w:r>
            <w:r>
              <w:t>concentration (bound + unbound)</w:t>
            </w:r>
          </w:p>
        </w:tc>
      </w:tr>
      <w:tr w:rsidR="0062254E" w:rsidRPr="00634B61" w14:paraId="38BE9031" w14:textId="77777777" w:rsidTr="0062254E">
        <w:trPr>
          <w:trHeight w:val="432"/>
        </w:trPr>
        <w:tc>
          <w:tcPr>
            <w:tcW w:w="1655" w:type="dxa"/>
            <w:vAlign w:val="center"/>
          </w:tcPr>
          <w:p w14:paraId="60482A8D" w14:textId="77777777" w:rsidR="0062254E" w:rsidRPr="0055344E" w:rsidRDefault="0062254E" w:rsidP="0055344E">
            <w:pPr>
              <w:jc w:val="center"/>
              <w:rPr>
                <w:rFonts w:ascii="Times New Roman" w:hAnsi="Times New Roman" w:cs="Times New Roman"/>
                <w:i/>
                <w:iCs/>
                <w:vertAlign w:val="subscript"/>
              </w:rPr>
            </w:pPr>
            <w:r w:rsidRPr="0055344E">
              <w:rPr>
                <w:rFonts w:ascii="Times New Roman" w:hAnsi="Times New Roman" w:cs="Times New Roman"/>
                <w:i/>
                <w:iCs/>
              </w:rPr>
              <w:t>A</w:t>
            </w:r>
            <w:r w:rsidRPr="0055344E">
              <w:rPr>
                <w:rFonts w:ascii="Times New Roman" w:hAnsi="Times New Roman" w:cs="Times New Roman"/>
                <w:vertAlign w:val="subscript"/>
              </w:rPr>
              <w:t>MAX</w:t>
            </w:r>
          </w:p>
        </w:tc>
        <w:tc>
          <w:tcPr>
            <w:tcW w:w="2030" w:type="dxa"/>
            <w:vAlign w:val="center"/>
          </w:tcPr>
          <w:p w14:paraId="1FD472ED" w14:textId="29C12AA8" w:rsidR="0062254E" w:rsidRDefault="0078186D" w:rsidP="00C51CD3">
            <w:pPr>
              <w:rPr>
                <w:rFonts w:eastAsiaTheme="minorEastAsia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</m:acc>
                      </m:e>
                      <m:sub>
                        <m:r>
                          <m:rPr>
                            <m:nor/>
                          </m:rPr>
                          <m:t>MAX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</m:acc>
                      </m:e>
                      <m:sub>
                        <m:r>
                          <m:rPr>
                            <m:nor/>
                          </m:rPr>
                          <m:t>d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665" w:type="dxa"/>
            <w:vAlign w:val="center"/>
          </w:tcPr>
          <w:p w14:paraId="4B954681" w14:textId="6E1E69F9" w:rsidR="0062254E" w:rsidRPr="00634B61" w:rsidRDefault="0062254E" w:rsidP="00C51CD3">
            <w:r>
              <w:t>Maximum concentration of</w:t>
            </w:r>
            <w:r w:rsidRPr="00634B61">
              <w:t xml:space="preserve"> BMAL </w:t>
            </w:r>
          </w:p>
        </w:tc>
      </w:tr>
      <w:tr w:rsidR="0062254E" w:rsidRPr="00634B61" w14:paraId="4DE69941" w14:textId="77777777" w:rsidTr="0062254E">
        <w:trPr>
          <w:trHeight w:val="432"/>
        </w:trPr>
        <w:tc>
          <w:tcPr>
            <w:tcW w:w="1655" w:type="dxa"/>
            <w:vAlign w:val="center"/>
          </w:tcPr>
          <w:p w14:paraId="01AE6CAA" w14:textId="18F3A1CC" w:rsidR="0062254E" w:rsidRPr="0055344E" w:rsidRDefault="0062254E" w:rsidP="0055344E">
            <w:pPr>
              <w:jc w:val="center"/>
              <w:rPr>
                <w:rFonts w:ascii="Times New Roman" w:hAnsi="Times New Roman" w:cs="Times New Roman"/>
                <w:i/>
                <w:iCs/>
                <w:vertAlign w:val="subscript"/>
              </w:rPr>
            </w:pPr>
            <w:r w:rsidRPr="0055344E">
              <w:rPr>
                <w:rFonts w:ascii="Times New Roman" w:hAnsi="Times New Roman" w:cs="Times New Roman"/>
                <w:i/>
                <w:iCs/>
              </w:rPr>
              <w:t>V</w:t>
            </w:r>
            <w:r w:rsidRPr="0055344E">
              <w:rPr>
                <w:rFonts w:ascii="Times New Roman" w:hAnsi="Times New Roman" w:cs="Times New Roman"/>
                <w:vertAlign w:val="subscript"/>
              </w:rPr>
              <w:t>MAX</w:t>
            </w:r>
          </w:p>
        </w:tc>
        <w:tc>
          <w:tcPr>
            <w:tcW w:w="2030" w:type="dxa"/>
            <w:vAlign w:val="center"/>
          </w:tcPr>
          <w:p w14:paraId="0B93EA5E" w14:textId="106E45F8" w:rsidR="0062254E" w:rsidRDefault="0078186D" w:rsidP="00C51CD3">
            <w:pPr>
              <w:rPr>
                <w:rFonts w:eastAsiaTheme="minorEastAsia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acc>
                      </m:e>
                      <m:sub>
                        <m:r>
                          <m:rPr>
                            <m:nor/>
                          </m:rPr>
                          <m:t>MAX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</m:acc>
                      </m:e>
                      <m:sub>
                        <m:r>
                          <m:rPr>
                            <m:nor/>
                          </m:rPr>
                          <m:t>V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665" w:type="dxa"/>
            <w:vAlign w:val="center"/>
          </w:tcPr>
          <w:p w14:paraId="1B8B6677" w14:textId="3449BAE6" w:rsidR="0062254E" w:rsidRPr="00634B61" w:rsidRDefault="0062254E" w:rsidP="00C51CD3">
            <w:r>
              <w:t>Maximum</w:t>
            </w:r>
            <w:r w:rsidRPr="00634B61">
              <w:t xml:space="preserve"> </w:t>
            </w:r>
            <w:r>
              <w:t>concentration of</w:t>
            </w:r>
            <w:r w:rsidRPr="00634B61">
              <w:t xml:space="preserve"> </w:t>
            </w:r>
            <w:r>
              <w:t xml:space="preserve">REV-ERB </w:t>
            </w:r>
          </w:p>
        </w:tc>
      </w:tr>
      <w:tr w:rsidR="0062254E" w:rsidRPr="00634B61" w14:paraId="55379186" w14:textId="77777777" w:rsidTr="0062254E">
        <w:trPr>
          <w:trHeight w:val="432"/>
        </w:trPr>
        <w:tc>
          <w:tcPr>
            <w:tcW w:w="1655" w:type="dxa"/>
            <w:vAlign w:val="center"/>
          </w:tcPr>
          <w:p w14:paraId="7F38F442" w14:textId="79347230" w:rsidR="0062254E" w:rsidRPr="0055344E" w:rsidRDefault="0062254E" w:rsidP="0055344E">
            <w:pPr>
              <w:jc w:val="center"/>
              <w:rPr>
                <w:rFonts w:ascii="Times New Roman" w:hAnsi="Times New Roman" w:cs="Times New Roman"/>
                <w:i/>
                <w:iCs/>
                <w:vertAlign w:val="subscript"/>
              </w:rPr>
            </w:pPr>
            <w:r w:rsidRPr="0055344E">
              <w:rPr>
                <w:rFonts w:ascii="Times New Roman" w:hAnsi="Times New Roman" w:cs="Times New Roman"/>
                <w:i/>
                <w:iCs/>
              </w:rPr>
              <w:t>R</w:t>
            </w:r>
            <w:r w:rsidRPr="0055344E">
              <w:rPr>
                <w:rFonts w:ascii="Times New Roman" w:hAnsi="Times New Roman" w:cs="Times New Roman"/>
                <w:vertAlign w:val="subscript"/>
              </w:rPr>
              <w:t>MAX</w:t>
            </w:r>
          </w:p>
        </w:tc>
        <w:tc>
          <w:tcPr>
            <w:tcW w:w="2030" w:type="dxa"/>
            <w:vAlign w:val="center"/>
          </w:tcPr>
          <w:p w14:paraId="4CC32001" w14:textId="7315C8B0" w:rsidR="0062254E" w:rsidRDefault="0078186D" w:rsidP="00C51CD3">
            <w:pPr>
              <w:rPr>
                <w:rFonts w:eastAsiaTheme="minorEastAsia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</m:acc>
                      </m:e>
                      <m:sub>
                        <m:r>
                          <m:rPr>
                            <m:nor/>
                          </m:rPr>
                          <m:t>MAX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</m:acc>
                      </m:e>
                      <m:sub>
                        <m:r>
                          <m:rPr>
                            <m:nor/>
                          </m:rPr>
                          <m:t>R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665" w:type="dxa"/>
            <w:vAlign w:val="center"/>
          </w:tcPr>
          <w:p w14:paraId="46FF8FAC" w14:textId="4492BF56" w:rsidR="0062254E" w:rsidRPr="00634B61" w:rsidRDefault="0062254E" w:rsidP="00C51CD3">
            <w:r>
              <w:t>Maximum</w:t>
            </w:r>
            <w:r w:rsidRPr="00634B61">
              <w:t xml:space="preserve"> </w:t>
            </w:r>
            <w:r>
              <w:t>concentration of</w:t>
            </w:r>
            <w:r w:rsidRPr="00634B61">
              <w:t xml:space="preserve"> </w:t>
            </w:r>
            <w:r>
              <w:t>ROR</w:t>
            </w:r>
          </w:p>
        </w:tc>
      </w:tr>
      <w:tr w:rsidR="0062254E" w:rsidRPr="00634B61" w14:paraId="36C41A83" w14:textId="77777777" w:rsidTr="0062254E">
        <w:trPr>
          <w:trHeight w:val="432"/>
        </w:trPr>
        <w:tc>
          <w:tcPr>
            <w:tcW w:w="1655" w:type="dxa"/>
            <w:vAlign w:val="center"/>
          </w:tcPr>
          <w:p w14:paraId="66C896C1" w14:textId="7F539B5A" w:rsidR="0062254E" w:rsidRPr="0055344E" w:rsidRDefault="0062254E" w:rsidP="0055344E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55344E">
              <w:rPr>
                <w:rFonts w:ascii="Times New Roman" w:hAnsi="Times New Roman" w:cs="Times New Roman"/>
                <w:i/>
              </w:rPr>
              <w:t>δ</w:t>
            </w:r>
          </w:p>
        </w:tc>
        <w:tc>
          <w:tcPr>
            <w:tcW w:w="2030" w:type="dxa"/>
            <w:vAlign w:val="center"/>
          </w:tcPr>
          <w:p w14:paraId="141CD479" w14:textId="6CB209BB" w:rsidR="0062254E" w:rsidRDefault="0078186D" w:rsidP="00C51CD3">
            <w:pPr>
              <w:rPr>
                <w:rFonts w:eastAsiaTheme="minorEastAsia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δ</m:t>
                        </m:r>
                      </m:e>
                    </m:acc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acc>
                      </m:e>
                      <m:sub>
                        <m:r>
                          <m:rPr>
                            <m:nor/>
                          </m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665" w:type="dxa"/>
            <w:vAlign w:val="center"/>
          </w:tcPr>
          <w:p w14:paraId="640534B6" w14:textId="74AFB76D" w:rsidR="0062254E" w:rsidRPr="00634B61" w:rsidRDefault="0062254E" w:rsidP="00C51CD3">
            <w:r>
              <w:t>Rate constant for turnover of BMAL, REV-ERB and ROR</w:t>
            </w:r>
          </w:p>
        </w:tc>
      </w:tr>
    </w:tbl>
    <w:p w14:paraId="0CC6A40A" w14:textId="77777777" w:rsidR="00F95685" w:rsidRDefault="00F95685" w:rsidP="00C51CD3">
      <w:pPr>
        <w:rPr>
          <w:rFonts w:eastAsiaTheme="majorEastAsia" w:cstheme="minorHAnsi"/>
        </w:rPr>
      </w:pPr>
      <w:r>
        <w:br w:type="page"/>
      </w:r>
    </w:p>
    <w:p w14:paraId="6C6EBB8F" w14:textId="5E439A75" w:rsidR="00B6300C" w:rsidRPr="00694508" w:rsidRDefault="00B6300C" w:rsidP="00C51CD3">
      <w:pPr>
        <w:pStyle w:val="Heading1"/>
        <w:spacing w:before="360"/>
      </w:pPr>
      <w:bookmarkStart w:id="2" w:name="_Toc94221637"/>
      <w:r w:rsidRPr="00694508">
        <w:lastRenderedPageBreak/>
        <w:t>Goodwin’s model</w:t>
      </w:r>
      <w:bookmarkEnd w:id="2"/>
    </w:p>
    <w:p w14:paraId="0FC72D98" w14:textId="0B537AF1" w:rsidR="001A2471" w:rsidRPr="00694508" w:rsidRDefault="001A2471" w:rsidP="00C51CD3">
      <w:r w:rsidRPr="00694508">
        <w:t xml:space="preserve">To account for observations of periodic enzyme synthesis in bacteria </w:t>
      </w:r>
      <w:r w:rsidRPr="00694508">
        <w:fldChar w:fldCharType="begin"/>
      </w:r>
      <w:r w:rsidR="00FC0F1F" w:rsidRPr="00694508">
        <w:instrText xml:space="preserve"> ADDIN EN.CITE &lt;EndNote&gt;&lt;Cite&gt;&lt;Author&gt;Masters&lt;/Author&gt;&lt;Year&gt;1966&lt;/Year&gt;&lt;RecNum&gt;4753&lt;/RecNum&gt;&lt;DisplayText&gt;[1]&lt;/DisplayText&gt;&lt;record&gt;&lt;rec-number&gt;4753&lt;/rec-number&gt;&lt;foreign-keys&gt;&lt;key app="EN" db-id="fetzf2ww9wedetexavmpprzdfffsfax5p5zp" timestamp="1598249733" guid="98b2a2fe-2a03-4ba4-93fb-34c2ef4acd62"&gt;4753&lt;/key&gt;&lt;/foreign-keys&gt;&lt;ref-type name="Journal Article"&gt;17&lt;/ref-type&gt;&lt;contributors&gt;&lt;authors&gt;&lt;author&gt;Masters, M.&lt;/author&gt;&lt;author&gt;Donachie, W. D.&lt;/author&gt;&lt;/authors&gt;&lt;/contributors&gt;&lt;titles&gt;&lt;title&gt;Repression and the control of cyclic enzyme synthesis in Bacillus subtilis&lt;/title&gt;&lt;secondary-title&gt;Nature&lt;/secondary-title&gt;&lt;/titles&gt;&lt;periodical&gt;&lt;full-title&gt;Nature&lt;/full-title&gt;&lt;abbr-1&gt;Nature&lt;/abbr-1&gt;&lt;/periodical&gt;&lt;pages&gt;476-9&lt;/pages&gt;&lt;volume&gt;209&lt;/volume&gt;&lt;number&gt;5022&lt;/number&gt;&lt;edition&gt;1966/01/29&lt;/edition&gt;&lt;keywords&gt;&lt;keyword&gt;Alkaline Phosphatase/*biosynthesis&lt;/keyword&gt;&lt;keyword&gt;Bacillus subtilis/*enzymology&lt;/keyword&gt;&lt;keyword&gt;*Enzyme Repression&lt;/keyword&gt;&lt;keyword&gt;Floxuridine/*pharmacology&lt;/keyword&gt;&lt;keyword&gt;Glycoside Hydrolases/*biosynthesis&lt;/keyword&gt;&lt;keyword&gt;Ornithine Carbamoyltransferase/*biosynthesis&lt;/keyword&gt;&lt;keyword&gt;Periodicity&lt;/keyword&gt;&lt;keyword&gt;Sucrase/biosynthesis&lt;/keyword&gt;&lt;keyword&gt;Transferases/*biosynthesis&lt;/keyword&gt;&lt;keyword&gt;Uracil/*pharmacology&lt;/keyword&gt;&lt;/keywords&gt;&lt;dates&gt;&lt;year&gt;1966&lt;/year&gt;&lt;pub-dates&gt;&lt;date&gt;Jan 29&lt;/date&gt;&lt;/pub-dates&gt;&lt;/dates&gt;&lt;isbn&gt;0028-0836 (Print)&amp;#xD;0028-0836 (Linking)&lt;/isbn&gt;&lt;accession-num&gt;4224087&lt;/accession-num&gt;&lt;urls&gt;&lt;related-urls&gt;&lt;url&gt;https://www.ncbi.nlm.nih.gov/pubmed/4224087&lt;/url&gt;&lt;/related-urls&gt;&lt;/urls&gt;&lt;electronic-resource-num&gt;10.1038/209476a0&lt;/electronic-resource-num&gt;&lt;research-notes&gt;Circadian; clock model, Goodwin generic oscillator&amp;apos;s experimental foundation&lt;/research-notes&gt;&lt;/record&gt;&lt;/Cite&gt;&lt;/EndNote&gt;</w:instrText>
      </w:r>
      <w:r w:rsidRPr="00694508">
        <w:fldChar w:fldCharType="separate"/>
      </w:r>
      <w:r w:rsidRPr="00694508">
        <w:rPr>
          <w:noProof/>
        </w:rPr>
        <w:t>[1]</w:t>
      </w:r>
      <w:r w:rsidRPr="00694508">
        <w:fldChar w:fldCharType="end"/>
      </w:r>
      <w:r w:rsidRPr="00694508">
        <w:t xml:space="preserve">, Brian Goodwin </w:t>
      </w:r>
      <w:r w:rsidRPr="00694508">
        <w:fldChar w:fldCharType="begin">
          <w:fldData xml:space="preserve">PEVuZE5vdGU+PENpdGU+PEF1dGhvcj5Hb29kd2luPC9BdXRob3I+PFllYXI+MTk2NTwvWWVhcj48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</w:fldData>
        </w:fldChar>
      </w:r>
      <w:r w:rsidR="00F255E0">
        <w:instrText xml:space="preserve"> ADDIN EN.CITE </w:instrText>
      </w:r>
      <w:r w:rsidR="00F255E0">
        <w:fldChar w:fldCharType="begin">
          <w:fldData xml:space="preserve">PEVuZE5vdGU+PENpdGU+PEF1dGhvcj5Hb29kd2luPC9BdXRob3I+PFllYXI+MTk2NTwvWWVhcj48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</w:fldData>
        </w:fldChar>
      </w:r>
      <w:r w:rsidR="00F255E0">
        <w:instrText xml:space="preserve"> ADDIN EN.CITE.DATA </w:instrText>
      </w:r>
      <w:r w:rsidR="00F255E0">
        <w:fldChar w:fldCharType="end"/>
      </w:r>
      <w:r w:rsidRPr="00694508">
        <w:fldChar w:fldCharType="separate"/>
      </w:r>
      <w:r w:rsidRPr="00694508">
        <w:rPr>
          <w:noProof/>
        </w:rPr>
        <w:t>[2, 3]</w:t>
      </w:r>
      <w:r w:rsidRPr="00694508">
        <w:fldChar w:fldCharType="end"/>
      </w:r>
      <w:r w:rsidRPr="00694508">
        <w:t xml:space="preserve"> presented the following model for the periodic synthesis of a</w:t>
      </w:r>
      <w:r w:rsidR="007819ED" w:rsidRPr="00694508">
        <w:t>n</w:t>
      </w:r>
      <w:r w:rsidRPr="00694508">
        <w:t xml:space="preserve"> </w:t>
      </w:r>
      <w:r w:rsidR="007819ED" w:rsidRPr="00694508">
        <w:t>enzyme</w:t>
      </w:r>
      <w:r w:rsidRPr="00694508">
        <w:t xml:space="preserve"> Y from its mRNA X, where mRNA synthesis is inhibited by a repressor Z</w:t>
      </w:r>
      <w:r w:rsidR="007819ED" w:rsidRPr="00694508">
        <w:t xml:space="preserve"> that is the product of the catalytic action of Y</w:t>
      </w:r>
      <w:r w:rsidRPr="00694508">
        <w:t xml:space="preserve">: 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5"/>
        <w:gridCol w:w="4025"/>
        <w:gridCol w:w="4025"/>
        <w:gridCol w:w="655"/>
      </w:tblGrid>
      <w:tr w:rsidR="001A2471" w:rsidRPr="00694508" w14:paraId="3D058035" w14:textId="77777777" w:rsidTr="00D1042D">
        <w:tc>
          <w:tcPr>
            <w:tcW w:w="350" w:type="pct"/>
            <w:vAlign w:val="center"/>
          </w:tcPr>
          <w:p w14:paraId="672CD797" w14:textId="77777777" w:rsidR="001A2471" w:rsidRPr="00694508" w:rsidRDefault="001A2471" w:rsidP="00C51CD3"/>
        </w:tc>
        <w:tc>
          <w:tcPr>
            <w:tcW w:w="2150" w:type="pct"/>
            <w:vAlign w:val="center"/>
          </w:tcPr>
          <w:p w14:paraId="3E579E9D" w14:textId="77777777" w:rsidR="001A2471" w:rsidRPr="00694508" w:rsidRDefault="0078186D" w:rsidP="00C51CD3"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dX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X</m:t>
                </m:r>
              </m:oMath>
            </m:oMathPara>
          </w:p>
        </w:tc>
        <w:tc>
          <w:tcPr>
            <w:tcW w:w="2150" w:type="pct"/>
          </w:tcPr>
          <w:p w14:paraId="426CAFF2" w14:textId="77777777" w:rsidR="001A2471" w:rsidRPr="00694508" w:rsidRDefault="0078186D" w:rsidP="00C51CD3"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dx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α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x</m:t>
                </m:r>
              </m:oMath>
            </m:oMathPara>
          </w:p>
        </w:tc>
        <w:tc>
          <w:tcPr>
            <w:tcW w:w="350" w:type="pct"/>
            <w:vAlign w:val="center"/>
          </w:tcPr>
          <w:p w14:paraId="5EA6B89E" w14:textId="2A98CD45" w:rsidR="001A2471" w:rsidRPr="00694508" w:rsidRDefault="001A2471" w:rsidP="00C51CD3">
            <w:bookmarkStart w:id="3" w:name="_Ref42554238"/>
            <w:r w:rsidRPr="00694508">
              <w:t>(</w:t>
            </w:r>
            <w:r w:rsidR="00F70738">
              <w:t>S</w:t>
            </w:r>
            <w:r w:rsidR="0078186D">
              <w:fldChar w:fldCharType="begin"/>
            </w:r>
            <w:r w:rsidR="0078186D">
              <w:instrText xml:space="preserve"> SEQ Equation \* ARABIC </w:instrText>
            </w:r>
            <w:r w:rsidR="0078186D">
              <w:fldChar w:fldCharType="separate"/>
            </w:r>
            <w:r w:rsidR="00F2616B" w:rsidRPr="00694508">
              <w:rPr>
                <w:noProof/>
              </w:rPr>
              <w:t>1</w:t>
            </w:r>
            <w:r w:rsidR="0078186D">
              <w:rPr>
                <w:noProof/>
              </w:rPr>
              <w:fldChar w:fldCharType="end"/>
            </w:r>
            <w:r w:rsidRPr="00694508">
              <w:t>)</w:t>
            </w:r>
            <w:bookmarkEnd w:id="3"/>
          </w:p>
        </w:tc>
      </w:tr>
      <w:tr w:rsidR="001A2471" w:rsidRPr="00694508" w14:paraId="08038CC4" w14:textId="77777777" w:rsidTr="00D1042D">
        <w:tc>
          <w:tcPr>
            <w:tcW w:w="350" w:type="pct"/>
            <w:vAlign w:val="center"/>
          </w:tcPr>
          <w:p w14:paraId="2116292A" w14:textId="77777777" w:rsidR="001A2471" w:rsidRPr="00694508" w:rsidRDefault="001A2471" w:rsidP="00C51CD3"/>
        </w:tc>
        <w:tc>
          <w:tcPr>
            <w:tcW w:w="2150" w:type="pct"/>
            <w:vAlign w:val="center"/>
          </w:tcPr>
          <w:p w14:paraId="6A3606A6" w14:textId="77777777" w:rsidR="001A2471" w:rsidRPr="00694508" w:rsidRDefault="0078186D" w:rsidP="00C51CD3"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Y</m:t>
                </m:r>
              </m:oMath>
            </m:oMathPara>
          </w:p>
        </w:tc>
        <w:tc>
          <w:tcPr>
            <w:tcW w:w="2150" w:type="pct"/>
          </w:tcPr>
          <w:p w14:paraId="35A9F8B4" w14:textId="77777777" w:rsidR="001A2471" w:rsidRPr="00694508" w:rsidRDefault="0078186D" w:rsidP="00C51CD3"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y</m:t>
                </m:r>
              </m:oMath>
            </m:oMathPara>
          </w:p>
        </w:tc>
        <w:tc>
          <w:tcPr>
            <w:tcW w:w="350" w:type="pct"/>
            <w:vAlign w:val="center"/>
          </w:tcPr>
          <w:p w14:paraId="54B6E888" w14:textId="783DEC9E" w:rsidR="001A2471" w:rsidRPr="00694508" w:rsidRDefault="001A2471" w:rsidP="00C51CD3">
            <w:r w:rsidRPr="00694508">
              <w:t>(</w:t>
            </w:r>
            <w:r w:rsidR="00F70738">
              <w:t>S</w:t>
            </w:r>
            <w:r w:rsidR="0078186D">
              <w:fldChar w:fldCharType="begin"/>
            </w:r>
            <w:r w:rsidR="0078186D">
              <w:instrText xml:space="preserve"> SEQ Equation \* ARABIC </w:instrText>
            </w:r>
            <w:r w:rsidR="0078186D">
              <w:fldChar w:fldCharType="separate"/>
            </w:r>
            <w:r w:rsidR="00F2616B" w:rsidRPr="00694508">
              <w:rPr>
                <w:noProof/>
              </w:rPr>
              <w:t>2</w:t>
            </w:r>
            <w:r w:rsidR="0078186D">
              <w:rPr>
                <w:noProof/>
              </w:rPr>
              <w:fldChar w:fldCharType="end"/>
            </w:r>
            <w:r w:rsidRPr="00694508">
              <w:t>)</w:t>
            </w:r>
          </w:p>
        </w:tc>
      </w:tr>
      <w:tr w:rsidR="001A2471" w:rsidRPr="00694508" w14:paraId="5DF71C1D" w14:textId="77777777" w:rsidTr="00D1042D">
        <w:tc>
          <w:tcPr>
            <w:tcW w:w="350" w:type="pct"/>
            <w:vAlign w:val="center"/>
          </w:tcPr>
          <w:p w14:paraId="41D4687A" w14:textId="77777777" w:rsidR="001A2471" w:rsidRPr="00694508" w:rsidRDefault="001A2471" w:rsidP="00C51CD3"/>
        </w:tc>
        <w:tc>
          <w:tcPr>
            <w:tcW w:w="2150" w:type="pct"/>
            <w:vAlign w:val="center"/>
          </w:tcPr>
          <w:p w14:paraId="0CB8F819" w14:textId="77777777" w:rsidR="001A2471" w:rsidRPr="00694508" w:rsidRDefault="0078186D" w:rsidP="00C51CD3"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dZ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Z</m:t>
                </m:r>
              </m:oMath>
            </m:oMathPara>
          </w:p>
        </w:tc>
        <w:tc>
          <w:tcPr>
            <w:tcW w:w="2150" w:type="pct"/>
          </w:tcPr>
          <w:p w14:paraId="2F12A083" w14:textId="77777777" w:rsidR="001A2471" w:rsidRPr="00694508" w:rsidRDefault="0078186D" w:rsidP="00C51CD3"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dz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z</m:t>
                </m:r>
              </m:oMath>
            </m:oMathPara>
          </w:p>
        </w:tc>
        <w:tc>
          <w:tcPr>
            <w:tcW w:w="350" w:type="pct"/>
            <w:vAlign w:val="center"/>
          </w:tcPr>
          <w:p w14:paraId="78A49BBA" w14:textId="7AAB72F7" w:rsidR="001A2471" w:rsidRPr="00694508" w:rsidRDefault="001A2471" w:rsidP="00C51CD3">
            <w:bookmarkStart w:id="4" w:name="_Ref42554240"/>
            <w:r w:rsidRPr="00694508">
              <w:t>(</w:t>
            </w:r>
            <w:r w:rsidR="00F70738">
              <w:t>S</w:t>
            </w:r>
            <w:r w:rsidR="0078186D">
              <w:fldChar w:fldCharType="begin"/>
            </w:r>
            <w:r w:rsidR="0078186D">
              <w:instrText xml:space="preserve"> SEQ Equation \* ARABIC </w:instrText>
            </w:r>
            <w:r w:rsidR="0078186D">
              <w:fldChar w:fldCharType="separate"/>
            </w:r>
            <w:r w:rsidR="00F2616B" w:rsidRPr="00694508">
              <w:rPr>
                <w:noProof/>
              </w:rPr>
              <w:t>3</w:t>
            </w:r>
            <w:r w:rsidR="0078186D">
              <w:rPr>
                <w:noProof/>
              </w:rPr>
              <w:fldChar w:fldCharType="end"/>
            </w:r>
            <w:r w:rsidRPr="00694508">
              <w:t>)</w:t>
            </w:r>
            <w:bookmarkEnd w:id="4"/>
          </w:p>
        </w:tc>
      </w:tr>
    </w:tbl>
    <w:p w14:paraId="1BB3354E" w14:textId="0B4BDBDA" w:rsidR="001A2471" w:rsidRPr="00694508" w:rsidRDefault="001A2471" w:rsidP="00C51CD3">
      <w:r w:rsidRPr="00694508">
        <w:t xml:space="preserve">In Eq. </w:t>
      </w:r>
      <w:r w:rsidRPr="00694508">
        <w:fldChar w:fldCharType="begin"/>
      </w:r>
      <w:r w:rsidRPr="00694508">
        <w:instrText xml:space="preserve"> REF _Ref42554238 \h </w:instrText>
      </w:r>
      <w:r w:rsidR="00694508">
        <w:instrText xml:space="preserve"> \* MERGEFORMAT </w:instrText>
      </w:r>
      <w:r w:rsidRPr="00694508">
        <w:fldChar w:fldCharType="separate"/>
      </w:r>
      <w:r w:rsidR="00F70738" w:rsidRPr="00694508">
        <w:t>(</w:t>
      </w:r>
      <w:r w:rsidR="00F70738">
        <w:rPr>
          <w:noProof/>
        </w:rPr>
        <w:t>S</w:t>
      </w:r>
      <w:r w:rsidR="00F70738" w:rsidRPr="00694508">
        <w:rPr>
          <w:noProof/>
        </w:rPr>
        <w:t>1</w:t>
      </w:r>
      <w:r w:rsidR="00F70738" w:rsidRPr="00694508">
        <w:t>)</w:t>
      </w:r>
      <w:r w:rsidRPr="00694508">
        <w:fldChar w:fldCharType="end"/>
      </w:r>
      <w:r w:rsidRPr="00694508">
        <w:t xml:space="preserve">, the factor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</w:rPr>
                  <m:t>p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</w:rPr>
                  <m:t>p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p</m:t>
                </m:r>
              </m:sup>
            </m:sSup>
          </m:den>
        </m:f>
      </m:oMath>
      <w:r w:rsidRPr="00694508">
        <w:t xml:space="preserve"> is the probability that the promoter region of the gene encoding X is </w:t>
      </w:r>
      <w:r w:rsidRPr="00694508">
        <w:rPr>
          <w:u w:val="single"/>
        </w:rPr>
        <w:t>not</w:t>
      </w:r>
      <w:r w:rsidRPr="00694508">
        <w:t xml:space="preserve"> bound to Z, its </w:t>
      </w:r>
      <w:r w:rsidR="00D33376" w:rsidRPr="00694508">
        <w:t>repressor</w:t>
      </w:r>
      <w:r w:rsidRPr="00694508">
        <w:t xml:space="preserve">, and </w:t>
      </w:r>
      <w:r w:rsidRPr="00694508">
        <w:rPr>
          <w:rFonts w:ascii="Cambria" w:hAnsi="Cambria"/>
          <w:i/>
        </w:rPr>
        <w:t>α</w:t>
      </w:r>
      <w:r w:rsidRPr="00694508">
        <w:rPr>
          <w:rFonts w:ascii="Cambria" w:hAnsi="Cambria"/>
          <w:vertAlign w:val="subscript"/>
        </w:rPr>
        <w:t>1</w:t>
      </w:r>
      <w:r w:rsidRPr="00694508">
        <w:t xml:space="preserve"> is the maximum rate of synthesis of X by the gene. The other terms in these equations correspond to first-order rate laws for production and removal of X, Y and Z. In this tableau, Goodwin’s equations are written in two equivalent forms. On the left, the equations are written in terms of the original dimensional variables: concentrations </w:t>
      </w:r>
      <w:r w:rsidRPr="00694508">
        <w:rPr>
          <w:rFonts w:ascii="Cambria Math" w:hAnsi="Cambria Math" w:cs="Times New Roman"/>
          <w:i/>
        </w:rPr>
        <w:t>X</w:t>
      </w:r>
      <w:r w:rsidRPr="00694508">
        <w:t xml:space="preserve">, </w:t>
      </w:r>
      <w:r w:rsidRPr="00694508">
        <w:rPr>
          <w:rFonts w:ascii="Cambria Math" w:hAnsi="Cambria Math" w:cs="Times New Roman"/>
          <w:i/>
        </w:rPr>
        <w:t>Y</w:t>
      </w:r>
      <w:r w:rsidRPr="00694508">
        <w:t xml:space="preserve"> and </w:t>
      </w:r>
      <w:r w:rsidRPr="00694508">
        <w:rPr>
          <w:rFonts w:ascii="Cambria Math" w:hAnsi="Cambria Math" w:cs="Times New Roman"/>
          <w:i/>
        </w:rPr>
        <w:t>Z</w:t>
      </w:r>
      <w:r w:rsidRPr="00694508">
        <w:t xml:space="preserve"> </w:t>
      </w:r>
      <w:r w:rsidR="007819ED" w:rsidRPr="00694508">
        <w:t xml:space="preserve"> </w:t>
      </w:r>
      <w:r w:rsidRPr="00694508">
        <w:t>(</w:t>
      </w:r>
      <w:proofErr w:type="spellStart"/>
      <w:r w:rsidRPr="00694508">
        <w:t>nM</w:t>
      </w:r>
      <w:proofErr w:type="spellEnd"/>
      <w:r w:rsidRPr="00694508">
        <w:t xml:space="preserve">) and time </w:t>
      </w:r>
      <w:r w:rsidRPr="00694508">
        <w:rPr>
          <w:rFonts w:ascii="Cambria Math" w:hAnsi="Cambria Math" w:cs="Times New Roman"/>
          <w:i/>
        </w:rPr>
        <w:t>T</w:t>
      </w:r>
      <w:r w:rsidRPr="00694508">
        <w:t xml:space="preserve"> </w:t>
      </w:r>
      <w:r w:rsidR="007819ED" w:rsidRPr="00694508">
        <w:t xml:space="preserve"> </w:t>
      </w:r>
      <w:r w:rsidRPr="00694508">
        <w:t xml:space="preserve">(h); on the right, in terms of the ‘dimensionless’ variables </w:t>
      </w:r>
      <m:oMath>
        <m:r>
          <w:rPr>
            <w:rFonts w:ascii="Cambria Math" w:hAnsi="Cambria Math"/>
          </w:rPr>
          <m:t>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β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den>
        </m:f>
        <m:r>
          <w:rPr>
            <w:rFonts w:ascii="Cambria Math" w:hAnsi="Cambria Math"/>
          </w:rPr>
          <m:t>∙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K</m:t>
            </m:r>
          </m:den>
        </m:f>
      </m:oMath>
      <w:r w:rsidRPr="00694508">
        <w:t xml:space="preserve"> , </w:t>
      </w:r>
      <m:oMath>
        <m:r>
          <w:rPr>
            <w:rFonts w:ascii="Cambria Math" w:hAnsi="Cambria Math"/>
          </w:rPr>
          <m:t>y=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β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 xml:space="preserve"> </m:t>
                </m:r>
              </m:sup>
            </m:sSubSup>
          </m:den>
        </m:f>
        <m:r>
          <w:rPr>
            <w:rFonts w:ascii="Cambria Math" w:hAnsi="Cambria Math"/>
          </w:rPr>
          <m:t>∙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K</m:t>
            </m:r>
          </m:den>
        </m:f>
      </m:oMath>
      <w:r w:rsidRPr="00694508">
        <w:t xml:space="preserve"> , </w:t>
      </w:r>
      <m:oMath>
        <m:r>
          <w:rPr>
            <w:rFonts w:ascii="Cambria Math" w:hAnsi="Cambria Math"/>
          </w:rPr>
          <m:t>z=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</m:t>
            </m:r>
          </m:num>
          <m:den>
            <m:r>
              <w:rPr>
                <w:rFonts w:ascii="Cambria Math" w:hAnsi="Cambria Math"/>
              </w:rPr>
              <m:t>K</m:t>
            </m:r>
          </m:den>
        </m:f>
      </m:oMath>
      <w:r w:rsidRPr="00694508">
        <w:t xml:space="preserve"> , dimensionless time </w:t>
      </w:r>
      <m:oMath>
        <m:r>
          <w:rPr>
            <w:rFonts w:ascii="Cambria Math" w:hAnsi="Cambria Math"/>
          </w:rPr>
          <m:t>t=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T </m:t>
        </m:r>
      </m:oMath>
      <w:r w:rsidRPr="00694508">
        <w:t xml:space="preserve">, and a dimensionless parameter </w:t>
      </w:r>
      <m:oMath>
        <m:r>
          <w:rPr>
            <w:rFonts w:ascii="Cambria Math" w:hAnsi="Cambria Math"/>
          </w:rPr>
          <m:t>α=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num>
          <m:den>
            <m:r>
              <w:rPr>
                <w:rFonts w:ascii="Cambria Math" w:hAnsi="Cambria Math"/>
              </w:rPr>
              <m:t>K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β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3</m:t>
                </m:r>
              </m:sup>
            </m:sSubSup>
          </m:den>
        </m:f>
      </m:oMath>
      <w:r w:rsidRPr="00694508">
        <w:t xml:space="preserve"> . In deriving these dimensionless equations, we have assumed (as have all authors in the past) that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694508">
        <w:t xml:space="preserve">, which serves to maximize the oscillatory potential of the model </w:t>
      </w:r>
      <w:r w:rsidRPr="00694508">
        <w:fldChar w:fldCharType="begin">
          <w:fldData xml:space="preserve">PEVuZE5vdGU+PENpdGU+PEF1dGhvcj5UeXNvbjwvQXV0aG9yPjxZZWFyPjE5Nzg8L1llYXI+PFJl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</w:fldData>
        </w:fldChar>
      </w:r>
      <w:r w:rsidR="00FC0F1F" w:rsidRPr="00694508">
        <w:instrText xml:space="preserve"> ADDIN EN.CITE </w:instrText>
      </w:r>
      <w:r w:rsidR="00FC0F1F" w:rsidRPr="00694508">
        <w:fldChar w:fldCharType="begin">
          <w:fldData xml:space="preserve">PEVuZE5vdGU+PENpdGU+PEF1dGhvcj5UeXNvbjwvQXV0aG9yPjxZZWFyPjE5Nzg8L1llYXI+PFJl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</w:fldData>
        </w:fldChar>
      </w:r>
      <w:r w:rsidR="00FC0F1F" w:rsidRPr="00694508">
        <w:instrText xml:space="preserve"> ADDIN EN.CITE.DATA </w:instrText>
      </w:r>
      <w:r w:rsidR="00FC0F1F" w:rsidRPr="00694508">
        <w:fldChar w:fldCharType="end"/>
      </w:r>
      <w:r w:rsidRPr="00694508">
        <w:fldChar w:fldCharType="separate"/>
      </w:r>
      <w:r w:rsidRPr="00694508">
        <w:rPr>
          <w:noProof/>
        </w:rPr>
        <w:t>[4, 5]</w:t>
      </w:r>
      <w:r w:rsidRPr="00694508">
        <w:fldChar w:fldCharType="end"/>
      </w:r>
      <w:r w:rsidRPr="00694508">
        <w:t xml:space="preserve">. In Goodwin’s version of a three-component negative-feedback loop, the repression of gene transcription by Z is modeled by a Hill function with exponent </w:t>
      </w:r>
      <w:r w:rsidRPr="00694508">
        <w:rPr>
          <w:rFonts w:ascii="Times New Roman" w:hAnsi="Times New Roman" w:cs="Times New Roman"/>
          <w:i/>
        </w:rPr>
        <w:t>p</w:t>
      </w:r>
      <w:r w:rsidRPr="00694508">
        <w:t xml:space="preserve">. Underlying this function is the supposition that the gene encoding X is turned off when </w:t>
      </w:r>
      <w:r w:rsidRPr="00694508">
        <w:rPr>
          <w:rFonts w:ascii="Times New Roman" w:hAnsi="Times New Roman" w:cs="Times New Roman"/>
          <w:i/>
        </w:rPr>
        <w:t>p</w:t>
      </w:r>
      <w:r w:rsidRPr="00694508">
        <w:t xml:space="preserve"> molecules of Z bind cooperatively to its promoter region (or, equivalently, when </w:t>
      </w:r>
      <w:r w:rsidRPr="00694508">
        <w:rPr>
          <w:rFonts w:ascii="Times New Roman" w:hAnsi="Times New Roman" w:cs="Times New Roman"/>
          <w:i/>
        </w:rPr>
        <w:t>p</w:t>
      </w:r>
      <w:r w:rsidRPr="00694508">
        <w:t xml:space="preserve"> molecules of Z bind cooperatively to an activator of gene transcription and shut it off). </w:t>
      </w:r>
    </w:p>
    <w:p w14:paraId="4510A6E9" w14:textId="26B4BC00" w:rsidR="001A2471" w:rsidRPr="00694508" w:rsidRDefault="001A2471" w:rsidP="00C51CD3">
      <w:r w:rsidRPr="00694508">
        <w:rPr>
          <w:u w:val="single"/>
        </w:rPr>
        <w:t>A problem with Goodwin’s model</w:t>
      </w:r>
      <w:r w:rsidRPr="00694508">
        <w:t xml:space="preserve">. J.S. Griffith </w:t>
      </w:r>
      <w:r w:rsidRPr="00694508">
        <w:fldChar w:fldCharType="begin"/>
      </w:r>
      <w:r w:rsidR="00FC0F1F" w:rsidRPr="00694508">
        <w:instrText xml:space="preserve"> ADDIN EN.CITE &lt;EndNote&gt;&lt;Cite&gt;&lt;Author&gt;Griffith&lt;/Author&gt;&lt;Year&gt;1968&lt;/Year&gt;&lt;RecNum&gt;4755&lt;/RecNum&gt;&lt;DisplayText&gt;[6]&lt;/DisplayText&gt;&lt;record&gt;&lt;rec-number&gt;4755&lt;/rec-number&gt;&lt;foreign-keys&gt;&lt;key app="EN" db-id="fetzf2ww9wedetexavmpprzdfffsfax5p5zp" timestamp="1598250109" guid="ee6d44b1-2404-421f-8bb9-6911ef157194"&gt;4755&lt;/key&gt;&lt;/foreign-keys&gt;&lt;ref-type name="Journal Article"&gt;17&lt;/ref-type&gt;&lt;contributors&gt;&lt;authors&gt;&lt;author&gt;Griffith, J. S.&lt;/author&gt;&lt;/authors&gt;&lt;/contributors&gt;&lt;titles&gt;&lt;title&gt;Mathematics of cellular control processes. I. Negative feedback to one gene&lt;/title&gt;&lt;secondary-title&gt;J Theor Biol&lt;/secondary-title&gt;&lt;/titles&gt;&lt;periodical&gt;&lt;full-title&gt;J Theor Biol&lt;/full-title&gt;&lt;abbr-1&gt;Journal of theoretical biology&lt;/abbr-1&gt;&lt;/periodical&gt;&lt;pages&gt;202-8&lt;/pages&gt;&lt;volume&gt;20&lt;/volume&gt;&lt;number&gt;2&lt;/number&gt;&lt;edition&gt;1968/08/01&lt;/edition&gt;&lt;keywords&gt;&lt;keyword&gt;Catalysis&lt;/keyword&gt;&lt;keyword&gt;Enzyme Repression&lt;/keyword&gt;&lt;keyword&gt;Feedback&lt;/keyword&gt;&lt;keyword&gt;*Genes&lt;/keyword&gt;&lt;keyword&gt;Mathematics&lt;/keyword&gt;&lt;keyword&gt;Models, Biological&lt;/keyword&gt;&lt;keyword&gt;*Protein Biosynthesis&lt;/keyword&gt;&lt;keyword&gt;Proteins/metabolism&lt;/keyword&gt;&lt;keyword&gt;RNA, Messenger/*biosynthesis&lt;/keyword&gt;&lt;keyword&gt;Suppression, Genetic&lt;/keyword&gt;&lt;/keywords&gt;&lt;dates&gt;&lt;year&gt;1968&lt;/year&gt;&lt;pub-dates&gt;&lt;date&gt;Aug&lt;/date&gt;&lt;/pub-dates&gt;&lt;/dates&gt;&lt;isbn&gt;0022-5193 (Print)&amp;#xD;0022-5193 (Linking)&lt;/isbn&gt;&lt;accession-num&gt;5727239&lt;/accession-num&gt;&lt;urls&gt;&lt;related-urls&gt;&lt;url&gt;https://www.ncbi.nlm.nih.gov/pubmed/5727239&lt;/url&gt;&lt;/related-urls&gt;&lt;/urls&gt;&lt;electronic-resource-num&gt;10.1016/0022-5193(68)90189-6&lt;/electronic-resource-num&gt;&lt;research-notes&gt;Circadian; clock model, issue w/ Goodwin model&lt;/research-notes&gt;&lt;/record&gt;&lt;/Cite&gt;&lt;/EndNote&gt;</w:instrText>
      </w:r>
      <w:r w:rsidRPr="00694508">
        <w:fldChar w:fldCharType="separate"/>
      </w:r>
      <w:r w:rsidRPr="00694508">
        <w:rPr>
          <w:noProof/>
        </w:rPr>
        <w:t>[6]</w:t>
      </w:r>
      <w:r w:rsidRPr="00694508">
        <w:fldChar w:fldCharType="end"/>
      </w:r>
      <w:r w:rsidRPr="00694508">
        <w:t xml:space="preserve"> was first to point out that Goodwin’s equations </w:t>
      </w:r>
      <w:r w:rsidRPr="00694508">
        <w:fldChar w:fldCharType="begin"/>
      </w:r>
      <w:r w:rsidRPr="00694508">
        <w:instrText xml:space="preserve"> REF _Ref42554238 \h </w:instrText>
      </w:r>
      <w:r w:rsidR="00694508">
        <w:instrText xml:space="preserve"> \* MERGEFORMAT </w:instrText>
      </w:r>
      <w:r w:rsidRPr="00694508">
        <w:fldChar w:fldCharType="separate"/>
      </w:r>
      <w:r w:rsidR="00F70738" w:rsidRPr="00694508">
        <w:t>(</w:t>
      </w:r>
      <w:r w:rsidR="00F70738">
        <w:rPr>
          <w:noProof/>
        </w:rPr>
        <w:t>S</w:t>
      </w:r>
      <w:r w:rsidR="00F70738" w:rsidRPr="00694508">
        <w:rPr>
          <w:noProof/>
        </w:rPr>
        <w:t>1</w:t>
      </w:r>
      <w:r w:rsidR="00F70738" w:rsidRPr="00694508">
        <w:t>)</w:t>
      </w:r>
      <w:r w:rsidRPr="00694508">
        <w:fldChar w:fldCharType="end"/>
      </w:r>
      <w:r w:rsidRPr="00694508">
        <w:t>-</w:t>
      </w:r>
      <w:r w:rsidRPr="00694508">
        <w:fldChar w:fldCharType="begin"/>
      </w:r>
      <w:r w:rsidRPr="00694508">
        <w:instrText xml:space="preserve"> REF _Ref42554240 \h </w:instrText>
      </w:r>
      <w:r w:rsidR="00694508">
        <w:instrText xml:space="preserve"> \* MERGEFORMAT </w:instrText>
      </w:r>
      <w:r w:rsidRPr="00694508">
        <w:fldChar w:fldCharType="separate"/>
      </w:r>
      <w:r w:rsidR="00F70738" w:rsidRPr="00694508">
        <w:t>(</w:t>
      </w:r>
      <w:r w:rsidR="00F70738">
        <w:rPr>
          <w:noProof/>
        </w:rPr>
        <w:t>S</w:t>
      </w:r>
      <w:r w:rsidR="00F70738" w:rsidRPr="00694508">
        <w:rPr>
          <w:noProof/>
        </w:rPr>
        <w:t>3</w:t>
      </w:r>
      <w:r w:rsidR="00F70738" w:rsidRPr="00694508">
        <w:t>)</w:t>
      </w:r>
      <w:r w:rsidRPr="00694508">
        <w:fldChar w:fldCharType="end"/>
      </w:r>
      <w:r w:rsidRPr="00694508">
        <w:t xml:space="preserve"> admit oscillatory solutions only if </w:t>
      </w:r>
      <m:oMath>
        <m:r>
          <w:rPr>
            <w:rFonts w:ascii="Cambria Math" w:hAnsi="Cambria Math"/>
          </w:rPr>
          <m:t>p&gt;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</w:rPr>
              <m:t>sec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π/3</m:t>
            </m:r>
          </m:e>
        </m:d>
        <m:r>
          <w:rPr>
            <w:rFonts w:ascii="Cambria Math" w:hAnsi="Cambria Math"/>
          </w:rPr>
          <m:t>=8</m:t>
        </m:r>
      </m:oMath>
      <w:r w:rsidRPr="00694508">
        <w:t>, a very restrictive condition, because in experimental studies it is rare that more than 3 or 4 protein</w:t>
      </w:r>
      <w:r w:rsidR="00D33376" w:rsidRPr="00694508">
        <w:t xml:space="preserve"> molecule</w:t>
      </w:r>
      <w:r w:rsidRPr="00694508">
        <w:t xml:space="preserve">s bind </w:t>
      </w:r>
      <w:r w:rsidRPr="00694508">
        <w:lastRenderedPageBreak/>
        <w:t xml:space="preserve">cooperatively to DNA regulatory sequences </w:t>
      </w:r>
      <w:r w:rsidRPr="00694508">
        <w:fldChar w:fldCharType="begin"/>
      </w:r>
      <w:r w:rsidR="00FC0F1F" w:rsidRPr="00694508">
        <w:instrText xml:space="preserve"> ADDIN EN.CITE &lt;EndNote&gt;&lt;Cite&gt;&lt;Author&gt;Gonze&lt;/Author&gt;&lt;Year&gt;2013&lt;/Year&gt;&lt;RecNum&gt;4756&lt;/RecNum&gt;&lt;DisplayText&gt;[7]&lt;/DisplayText&gt;&lt;record&gt;&lt;rec-number&gt;4756&lt;/rec-number&gt;&lt;foreign-keys&gt;&lt;key app="EN" db-id="fetzf2ww9wedetexavmpprzdfffsfax5p5zp" timestamp="1598250236" guid="8dc29c9c-5420-4067-9964-a5c3caf35b0d"&gt;4756&lt;/key&gt;&lt;/foreign-keys&gt;&lt;ref-type name="Journal Article"&gt;17&lt;/ref-type&gt;&lt;contributors&gt;&lt;authors&gt;&lt;author&gt;Gonze, D.&lt;/author&gt;&lt;author&gt;Abou-Jaoude, W.&lt;/author&gt;&lt;/authors&gt;&lt;/contributors&gt;&lt;auth-address&gt;Universite Libre de Bruxelles, Bruxelles, Belgium. dgonze@ulb.ac.be&lt;/auth-address&gt;&lt;titles&gt;&lt;title&gt;The Goodwin model: behind the Hill function&lt;/title&gt;&lt;secondary-title&gt;PLoS One&lt;/secondary-title&gt;&lt;/titles&gt;&lt;periodical&gt;&lt;full-title&gt;PLoS One&lt;/full-title&gt;&lt;abbr-1&gt;PloS one&lt;/abbr-1&gt;&lt;/periodical&gt;&lt;pages&gt;e69573&lt;/pages&gt;&lt;volume&gt;8&lt;/volume&gt;&lt;number&gt;8&lt;/number&gt;&lt;edition&gt;2013/08/13&lt;/edition&gt;&lt;keywords&gt;&lt;keyword&gt;*Feedback, Physiological&lt;/keyword&gt;&lt;keyword&gt;Kinetics&lt;/keyword&gt;&lt;keyword&gt;*Models, Biological&lt;/keyword&gt;&lt;keyword&gt;Phosphorylation&lt;/keyword&gt;&lt;/keywords&gt;&lt;dates&gt;&lt;year&gt;2013&lt;/year&gt;&lt;/dates&gt;&lt;isbn&gt;1932-6203 (Electronic)&amp;#xD;1932-6203 (Linking)&lt;/isbn&gt;&lt;accession-num&gt;23936338&lt;/accession-num&gt;&lt;urls&gt;&lt;related-urls&gt;&lt;url&gt;https://www.ncbi.nlm.nih.gov/pubmed/23936338&lt;/url&gt;&lt;/related-urls&gt;&lt;/urls&gt;&lt;custom2&gt;PMC3731313&lt;/custom2&gt;&lt;electronic-resource-num&gt;10.1371/journal.pone.0069573&lt;/electronic-resource-num&gt;&lt;research-notes&gt;Circadian; clock model, issue w/ Goodwin model, zeroth-order ultrasensitivty can replace high Hill coeff.&lt;/research-notes&gt;&lt;/record&gt;&lt;/Cite&gt;&lt;/EndNote&gt;</w:instrText>
      </w:r>
      <w:r w:rsidRPr="00694508">
        <w:fldChar w:fldCharType="separate"/>
      </w:r>
      <w:r w:rsidRPr="00694508">
        <w:rPr>
          <w:noProof/>
        </w:rPr>
        <w:t>[7]</w:t>
      </w:r>
      <w:r w:rsidRPr="00694508">
        <w:fldChar w:fldCharType="end"/>
      </w:r>
      <w:r w:rsidRPr="00694508">
        <w:t xml:space="preserve">. This condition becomes even more restrictive if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≠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≠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694508">
        <w:t xml:space="preserve"> </w:t>
      </w:r>
      <w:r w:rsidRPr="00694508">
        <w:fldChar w:fldCharType="begin"/>
      </w:r>
      <w:r w:rsidR="00FC0F1F" w:rsidRPr="00694508">
        <w:instrText xml:space="preserve"> ADDIN EN.CITE &lt;EndNote&gt;&lt;Cite&gt;&lt;Author&gt;Tyson&lt;/Author&gt;&lt;Year&gt;1978&lt;/Year&gt;&lt;RecNum&gt;4754&lt;/RecNum&gt;&lt;DisplayText&gt;[4]&lt;/DisplayText&gt;&lt;record&gt;&lt;rec-number&gt;4754&lt;/rec-number&gt;&lt;foreign-keys&gt;&lt;key app="EN" db-id="fetzf2ww9wedetexavmpprzdfffsfax5p5zp" timestamp="1598249923" guid="4eb21427-6218-40c0-96d7-2af9671e7dae"&gt;4754&lt;/key&gt;&lt;/foreign-keys&gt;&lt;ref-type name="Generic"&gt;13&lt;/ref-type&gt;&lt;contributors&gt;&lt;authors&gt;&lt;author&gt;Tyson, John J.&lt;/author&gt;&lt;author&gt;Othmer, Hans G.&lt;/author&gt;&lt;/authors&gt;&lt;/contributors&gt;&lt;titles&gt;&lt;title&gt;The Dynamics of Feedback Control Circuits in Biochemical Pathways&lt;/title&gt;&lt;secondary-title&gt;Progress in Theoretical Biology&lt;/secondary-title&gt;&lt;/titles&gt;&lt;pages&gt;1-62&lt;/pages&gt;&lt;dates&gt;&lt;year&gt;1978&lt;/year&gt;&lt;/dates&gt;&lt;publisher&gt;Elsevier&lt;/publisher&gt;&lt;isbn&gt;9780125431057&lt;/isbn&gt;&lt;urls&gt;&lt;related-urls&gt;&lt;url&gt;http://dx.doi.org/10.1016/B978-0-12-543105-7.50008-7&lt;/url&gt;&lt;url&gt;https://www.sciencedirect.com/science/article/pii/B9780125431057500087?via%3Dihub&lt;/url&gt;&lt;/related-urls&gt;&lt;/urls&gt;&lt;electronic-resource-num&gt;10.1016/b978-0-12-543105-7.50008-7&lt;/electronic-resource-num&gt;&lt;research-notes&gt;Circadian; clock model, issue w/ Goodwin model, equal degradation rates in chain maximize oscillation&lt;/research-notes&gt;&lt;/record&gt;&lt;/Cite&gt;&lt;/EndNote&gt;</w:instrText>
      </w:r>
      <w:r w:rsidRPr="00694508">
        <w:fldChar w:fldCharType="separate"/>
      </w:r>
      <w:r w:rsidRPr="00694508">
        <w:rPr>
          <w:noProof/>
        </w:rPr>
        <w:t>[4]</w:t>
      </w:r>
      <w:r w:rsidRPr="00694508">
        <w:fldChar w:fldCharType="end"/>
      </w:r>
      <w:r w:rsidRPr="00694508">
        <w:t xml:space="preserve">. </w:t>
      </w:r>
    </w:p>
    <w:p w14:paraId="2AE00D9D" w14:textId="623B5592" w:rsidR="001A2471" w:rsidRPr="00694508" w:rsidRDefault="001A2471" w:rsidP="00C51CD3">
      <w:r w:rsidRPr="00694508">
        <w:rPr>
          <w:u w:val="single"/>
        </w:rPr>
        <w:t>One solution: a longer feedback loop</w:t>
      </w:r>
      <w:r w:rsidRPr="00694508">
        <w:t xml:space="preserve">. The restriction </w:t>
      </w:r>
      <w:r w:rsidRPr="00694508">
        <w:rPr>
          <w:rFonts w:ascii="Times New Roman" w:hAnsi="Times New Roman" w:cs="Times New Roman"/>
          <w:i/>
        </w:rPr>
        <w:t>p</w:t>
      </w:r>
      <w:r w:rsidRPr="00694508">
        <w:rPr>
          <w:i/>
        </w:rPr>
        <w:t xml:space="preserve"> </w:t>
      </w:r>
      <w:r w:rsidRPr="00694508">
        <w:t xml:space="preserve">&gt; 8 can be ameliorated by lengthening the feedback loop: if </w:t>
      </w:r>
      <w:r w:rsidRPr="00694508">
        <w:rPr>
          <w:rFonts w:ascii="Times New Roman" w:hAnsi="Times New Roman" w:cs="Times New Roman"/>
          <w:i/>
        </w:rPr>
        <w:t>n</w:t>
      </w:r>
      <w:r w:rsidRPr="00694508">
        <w:t xml:space="preserve"> = number of variables in the feedback loop, then the </w:t>
      </w:r>
      <w:r w:rsidR="007819ED" w:rsidRPr="00694508">
        <w:t xml:space="preserve">necessary </w:t>
      </w:r>
      <w:r w:rsidRPr="00694508">
        <w:t>condition</w:t>
      </w:r>
      <w:r w:rsidR="007819ED" w:rsidRPr="00694508">
        <w:t xml:space="preserve"> for oscillations</w:t>
      </w:r>
      <w:r w:rsidRPr="00694508">
        <w:t xml:space="preserve"> becomes </w:t>
      </w:r>
      <m:oMath>
        <m:r>
          <w:rPr>
            <w:rFonts w:ascii="Cambria Math" w:hAnsi="Cambria Math"/>
          </w:rPr>
          <m:t>p&gt;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</w:rPr>
              <m:t>sec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π/n</m:t>
            </m:r>
          </m:e>
        </m:d>
      </m:oMath>
      <w:r w:rsidRPr="00694508">
        <w:t xml:space="preserve">. For example, for </w:t>
      </w:r>
      <w:r w:rsidRPr="00694508">
        <w:rPr>
          <w:rFonts w:ascii="Times New Roman" w:hAnsi="Times New Roman" w:cs="Times New Roman"/>
          <w:i/>
        </w:rPr>
        <w:t>n</w:t>
      </w:r>
      <w:r w:rsidRPr="00694508">
        <w:t xml:space="preserve"> = 8, the condition is </w:t>
      </w:r>
      <w:r w:rsidRPr="00694508">
        <w:rPr>
          <w:rFonts w:ascii="Times New Roman" w:hAnsi="Times New Roman" w:cs="Times New Roman"/>
          <w:i/>
        </w:rPr>
        <w:t>p</w:t>
      </w:r>
      <w:r w:rsidRPr="00694508">
        <w:t xml:space="preserve"> &gt; 1.88. Longer loops (</w:t>
      </w:r>
      <w:r w:rsidRPr="00694508">
        <w:rPr>
          <w:rFonts w:ascii="Times New Roman" w:hAnsi="Times New Roman" w:cs="Times New Roman"/>
          <w:i/>
        </w:rPr>
        <w:t>n</w:t>
      </w:r>
      <w:r w:rsidRPr="00694508">
        <w:t xml:space="preserve"> &gt; 3) correspond to inserting more than one intermediate (say, Y</w:t>
      </w:r>
      <w:r w:rsidRPr="00694508">
        <w:rPr>
          <w:vertAlign w:val="subscript"/>
        </w:rPr>
        <w:t>0</w:t>
      </w:r>
      <w:r w:rsidRPr="00694508">
        <w:t>, Y</w:t>
      </w:r>
      <w:r w:rsidRPr="00694508">
        <w:rPr>
          <w:vertAlign w:val="subscript"/>
        </w:rPr>
        <w:t>1</w:t>
      </w:r>
      <w:r w:rsidRPr="00694508">
        <w:t>, …, Y</w:t>
      </w:r>
      <w:r w:rsidRPr="00694508">
        <w:rPr>
          <w:rFonts w:ascii="Times New Roman" w:hAnsi="Times New Roman" w:cs="Times New Roman"/>
          <w:i/>
          <w:vertAlign w:val="subscript"/>
        </w:rPr>
        <w:t>n</w:t>
      </w:r>
      <w:r w:rsidRPr="00694508">
        <w:rPr>
          <w:vertAlign w:val="subscript"/>
        </w:rPr>
        <w:t>−3</w:t>
      </w:r>
      <w:r w:rsidRPr="00694508">
        <w:t xml:space="preserve">) between X (mRNA) and Z (feedback component). This is quite reasonable, considering that PER protein has multiple phosphorylation sites </w:t>
      </w:r>
      <w:r w:rsidRPr="00694508">
        <w:fldChar w:fldCharType="begin">
          <w:fldData xml:space="preserve">PEVuZE5vdGU+PENpdGU+PEF1dGhvcj5WYW5zZWxvdzwvQXV0aG9yPjxZZWFyPjIwMDY8L1llYXI+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==
</w:fldData>
        </w:fldChar>
      </w:r>
      <w:r w:rsidR="00FC0F1F" w:rsidRPr="00694508">
        <w:instrText xml:space="preserve"> ADDIN EN.CITE </w:instrText>
      </w:r>
      <w:r w:rsidR="00FC0F1F" w:rsidRPr="00694508">
        <w:fldChar w:fldCharType="begin">
          <w:fldData xml:space="preserve">PEVuZE5vdGU+PENpdGU+PEF1dGhvcj5WYW5zZWxvdzwvQXV0aG9yPjxZZWFyPjIwMDY8L1llYXI+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==
</w:fldData>
        </w:fldChar>
      </w:r>
      <w:r w:rsidR="00FC0F1F" w:rsidRPr="00694508">
        <w:instrText xml:space="preserve"> ADDIN EN.CITE.DATA </w:instrText>
      </w:r>
      <w:r w:rsidR="00FC0F1F" w:rsidRPr="00694508">
        <w:fldChar w:fldCharType="end"/>
      </w:r>
      <w:r w:rsidRPr="00694508">
        <w:fldChar w:fldCharType="separate"/>
      </w:r>
      <w:r w:rsidRPr="00694508">
        <w:rPr>
          <w:noProof/>
        </w:rPr>
        <w:t>[8]</w:t>
      </w:r>
      <w:r w:rsidRPr="00694508">
        <w:fldChar w:fldCharType="end"/>
      </w:r>
      <w:r w:rsidRPr="00694508">
        <w:t xml:space="preserve">. Each intermediate, </w:t>
      </w:r>
      <w:proofErr w:type="spellStart"/>
      <w:r w:rsidRPr="00694508">
        <w:t>Y</w:t>
      </w:r>
      <w:r w:rsidRPr="00694508">
        <w:rPr>
          <w:rFonts w:ascii="Times New Roman" w:hAnsi="Times New Roman" w:cs="Times New Roman"/>
          <w:i/>
          <w:vertAlign w:val="subscript"/>
        </w:rPr>
        <w:t>j</w:t>
      </w:r>
      <w:proofErr w:type="spellEnd"/>
      <w:r w:rsidRPr="00694508">
        <w:t xml:space="preserve">, then denotes cytoplasmic PER phosphorylated on </w:t>
      </w:r>
      <w:r w:rsidRPr="00694508">
        <w:rPr>
          <w:rFonts w:ascii="Times New Roman" w:hAnsi="Times New Roman" w:cs="Times New Roman"/>
          <w:i/>
        </w:rPr>
        <w:t>j</w:t>
      </w:r>
      <w:r w:rsidRPr="00694508">
        <w:t xml:space="preserve"> sites, </w:t>
      </w:r>
      <w:r w:rsidRPr="00694508">
        <w:rPr>
          <w:rFonts w:ascii="Times New Roman" w:hAnsi="Times New Roman" w:cs="Times New Roman"/>
          <w:i/>
        </w:rPr>
        <w:t>j</w:t>
      </w:r>
      <w:r w:rsidRPr="00694508">
        <w:t xml:space="preserve"> = 0, 1, …, </w:t>
      </w:r>
      <w:r w:rsidR="000D2FE7" w:rsidRPr="00694508">
        <w:rPr>
          <w:rFonts w:ascii="Times New Roman" w:hAnsi="Times New Roman" w:cs="Times New Roman"/>
          <w:i/>
        </w:rPr>
        <w:t>J</w:t>
      </w:r>
      <w:r w:rsidRPr="00694508">
        <w:t>. Eventually, the fully phosphorylated form, Y</w:t>
      </w:r>
      <w:r w:rsidR="000D2FE7" w:rsidRPr="00694508">
        <w:rPr>
          <w:rFonts w:ascii="Times New Roman" w:hAnsi="Times New Roman" w:cs="Times New Roman"/>
          <w:i/>
          <w:vertAlign w:val="subscript"/>
        </w:rPr>
        <w:t>J</w:t>
      </w:r>
      <w:r w:rsidRPr="00694508">
        <w:t xml:space="preserve">, is transported into the nucleus and becomes Z. In this case, Goodwin’s dimensionless differential equations become </w:t>
      </w:r>
      <w:proofErr w:type="spellStart"/>
      <w:r w:rsidRPr="00694508">
        <w:t>Eqs</w:t>
      </w:r>
      <w:proofErr w:type="spellEnd"/>
      <w:r w:rsidRPr="00694508">
        <w:t xml:space="preserve">. </w:t>
      </w:r>
      <w:r w:rsidRPr="00694508">
        <w:fldChar w:fldCharType="begin"/>
      </w:r>
      <w:r w:rsidRPr="00694508">
        <w:instrText xml:space="preserve"> REF _Ref42554206 \h </w:instrText>
      </w:r>
      <w:r w:rsidR="00694508">
        <w:instrText xml:space="preserve"> \* MERGEFORMAT </w:instrText>
      </w:r>
      <w:r w:rsidRPr="00694508">
        <w:fldChar w:fldCharType="separate"/>
      </w:r>
      <w:r w:rsidR="00F70738" w:rsidRPr="00694508">
        <w:t>(</w:t>
      </w:r>
      <w:r w:rsidR="00F70738">
        <w:rPr>
          <w:noProof/>
        </w:rPr>
        <w:t>S</w:t>
      </w:r>
      <w:r w:rsidR="00F70738" w:rsidRPr="00694508">
        <w:rPr>
          <w:noProof/>
        </w:rPr>
        <w:t>4</w:t>
      </w:r>
      <w:r w:rsidR="00F70738" w:rsidRPr="00694508">
        <w:t>)</w:t>
      </w:r>
      <w:r w:rsidRPr="00694508">
        <w:fldChar w:fldCharType="end"/>
      </w:r>
      <w:r w:rsidRPr="00694508">
        <w:t>-</w:t>
      </w:r>
      <w:r w:rsidRPr="00694508">
        <w:fldChar w:fldCharType="begin"/>
      </w:r>
      <w:r w:rsidRPr="00694508">
        <w:instrText xml:space="preserve"> REF _Ref42554207 \h </w:instrText>
      </w:r>
      <w:r w:rsidR="00694508">
        <w:instrText xml:space="preserve"> \* MERGEFORMAT </w:instrText>
      </w:r>
      <w:r w:rsidRPr="00694508">
        <w:fldChar w:fldCharType="separate"/>
      </w:r>
      <w:r w:rsidR="00F70738" w:rsidRPr="00694508">
        <w:t>(</w:t>
      </w:r>
      <w:r w:rsidR="00F70738">
        <w:rPr>
          <w:noProof/>
        </w:rPr>
        <w:t>S</w:t>
      </w:r>
      <w:r w:rsidR="00F70738" w:rsidRPr="00694508">
        <w:rPr>
          <w:noProof/>
        </w:rPr>
        <w:t>7</w:t>
      </w:r>
      <w:r w:rsidR="00F70738" w:rsidRPr="00694508">
        <w:t>)</w:t>
      </w:r>
      <w:r w:rsidRPr="00694508">
        <w:fldChar w:fldCharType="end"/>
      </w:r>
      <w:r w:rsidRPr="00694508">
        <w:t>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5"/>
        <w:gridCol w:w="8050"/>
        <w:gridCol w:w="655"/>
      </w:tblGrid>
      <w:tr w:rsidR="001A2471" w:rsidRPr="00694508" w14:paraId="475C9AF3" w14:textId="77777777" w:rsidTr="00D1042D">
        <w:tc>
          <w:tcPr>
            <w:tcW w:w="350" w:type="pct"/>
            <w:vAlign w:val="center"/>
          </w:tcPr>
          <w:p w14:paraId="7077191F" w14:textId="77777777" w:rsidR="001A2471" w:rsidRPr="00694508" w:rsidRDefault="001A2471" w:rsidP="00C51CD3"/>
        </w:tc>
        <w:tc>
          <w:tcPr>
            <w:tcW w:w="4300" w:type="pct"/>
            <w:vAlign w:val="center"/>
          </w:tcPr>
          <w:p w14:paraId="240BB958" w14:textId="77777777" w:rsidR="001A2471" w:rsidRPr="00694508" w:rsidRDefault="0078186D" w:rsidP="00C51CD3"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dx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α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x</m:t>
                </m:r>
              </m:oMath>
            </m:oMathPara>
          </w:p>
        </w:tc>
        <w:tc>
          <w:tcPr>
            <w:tcW w:w="350" w:type="pct"/>
            <w:vAlign w:val="center"/>
          </w:tcPr>
          <w:p w14:paraId="70D21AD7" w14:textId="1E665A74" w:rsidR="001A2471" w:rsidRPr="00694508" w:rsidRDefault="001A2471" w:rsidP="00C51CD3">
            <w:bookmarkStart w:id="5" w:name="_Ref42554206"/>
            <w:r w:rsidRPr="00694508">
              <w:t>(</w:t>
            </w:r>
            <w:r w:rsidR="00F70738">
              <w:t>S</w:t>
            </w:r>
            <w:r w:rsidR="0078186D">
              <w:fldChar w:fldCharType="begin"/>
            </w:r>
            <w:r w:rsidR="0078186D">
              <w:instrText xml:space="preserve"> SEQ Equation \* ARABIC </w:instrText>
            </w:r>
            <w:r w:rsidR="0078186D">
              <w:fldChar w:fldCharType="separate"/>
            </w:r>
            <w:r w:rsidR="00F2616B" w:rsidRPr="00694508">
              <w:rPr>
                <w:noProof/>
              </w:rPr>
              <w:t>4</w:t>
            </w:r>
            <w:r w:rsidR="0078186D">
              <w:rPr>
                <w:noProof/>
              </w:rPr>
              <w:fldChar w:fldCharType="end"/>
            </w:r>
            <w:r w:rsidRPr="00694508">
              <w:t>)</w:t>
            </w:r>
            <w:bookmarkEnd w:id="5"/>
          </w:p>
        </w:tc>
      </w:tr>
      <w:tr w:rsidR="001A2471" w:rsidRPr="00694508" w14:paraId="5936DD66" w14:textId="77777777" w:rsidTr="00D1042D">
        <w:tc>
          <w:tcPr>
            <w:tcW w:w="350" w:type="pct"/>
            <w:vAlign w:val="center"/>
          </w:tcPr>
          <w:p w14:paraId="5F47BF0F" w14:textId="77777777" w:rsidR="001A2471" w:rsidRPr="00694508" w:rsidRDefault="001A2471" w:rsidP="00C51CD3"/>
        </w:tc>
        <w:tc>
          <w:tcPr>
            <w:tcW w:w="4300" w:type="pct"/>
            <w:vAlign w:val="center"/>
          </w:tcPr>
          <w:p w14:paraId="5E79801C" w14:textId="77777777" w:rsidR="001A2471" w:rsidRPr="00694508" w:rsidRDefault="0078186D" w:rsidP="00C51CD3"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350" w:type="pct"/>
            <w:vAlign w:val="center"/>
          </w:tcPr>
          <w:p w14:paraId="76348DF5" w14:textId="57A8DD32" w:rsidR="001A2471" w:rsidRPr="00694508" w:rsidRDefault="001A2471" w:rsidP="00C51CD3">
            <w:bookmarkStart w:id="6" w:name="_Ref93439055"/>
            <w:r w:rsidRPr="00694508">
              <w:t>(</w:t>
            </w:r>
            <w:r w:rsidR="00F70738">
              <w:t>S</w:t>
            </w:r>
            <w:r w:rsidR="0078186D">
              <w:fldChar w:fldCharType="begin"/>
            </w:r>
            <w:r w:rsidR="0078186D">
              <w:instrText xml:space="preserve"> SEQ Equation \* ARABIC </w:instrText>
            </w:r>
            <w:r w:rsidR="0078186D">
              <w:fldChar w:fldCharType="separate"/>
            </w:r>
            <w:r w:rsidR="00F2616B" w:rsidRPr="00694508">
              <w:rPr>
                <w:noProof/>
              </w:rPr>
              <w:t>5</w:t>
            </w:r>
            <w:r w:rsidR="0078186D">
              <w:rPr>
                <w:noProof/>
              </w:rPr>
              <w:fldChar w:fldCharType="end"/>
            </w:r>
            <w:bookmarkEnd w:id="6"/>
            <w:r w:rsidRPr="00694508">
              <w:t>)</w:t>
            </w:r>
          </w:p>
        </w:tc>
      </w:tr>
      <w:tr w:rsidR="001A2471" w:rsidRPr="00694508" w14:paraId="6E9C3E80" w14:textId="77777777" w:rsidTr="00D1042D">
        <w:tc>
          <w:tcPr>
            <w:tcW w:w="350" w:type="pct"/>
            <w:vAlign w:val="center"/>
          </w:tcPr>
          <w:p w14:paraId="0A61A88F" w14:textId="77777777" w:rsidR="001A2471" w:rsidRPr="00694508" w:rsidRDefault="001A2471" w:rsidP="00C51CD3"/>
        </w:tc>
        <w:tc>
          <w:tcPr>
            <w:tcW w:w="4300" w:type="pct"/>
            <w:vAlign w:val="center"/>
          </w:tcPr>
          <w:p w14:paraId="5F8C26A7" w14:textId="1ABC32A6" w:rsidR="001A2471" w:rsidRPr="00694508" w:rsidRDefault="0078186D" w:rsidP="00C51CD3"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,  for </m:t>
                </m:r>
                <m:r>
                  <w:rPr>
                    <w:rFonts w:ascii="Cambria Math" w:hAnsi="Cambria Math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=1,…,</m:t>
                </m:r>
                <m:r>
                  <w:rPr>
                    <w:rFonts w:ascii="Cambria Math" w:hAnsi="Cambria Math"/>
                  </w:rPr>
                  <m:t>J</m:t>
                </m:r>
              </m:oMath>
            </m:oMathPara>
          </w:p>
        </w:tc>
        <w:tc>
          <w:tcPr>
            <w:tcW w:w="350" w:type="pct"/>
            <w:vAlign w:val="center"/>
          </w:tcPr>
          <w:p w14:paraId="1EB3B10F" w14:textId="043AA4D4" w:rsidR="001A2471" w:rsidRPr="00694508" w:rsidRDefault="001A2471" w:rsidP="00C51CD3">
            <w:bookmarkStart w:id="7" w:name="_Ref93439072"/>
            <w:bookmarkStart w:id="8" w:name="_Ref42615736"/>
            <w:r w:rsidRPr="00694508">
              <w:t>(</w:t>
            </w:r>
            <w:r w:rsidR="00F70738">
              <w:t>S</w:t>
            </w:r>
            <w:r w:rsidR="0078186D">
              <w:fldChar w:fldCharType="begin"/>
            </w:r>
            <w:r w:rsidR="0078186D">
              <w:instrText xml:space="preserve"> SEQ Equation \* ARABIC </w:instrText>
            </w:r>
            <w:r w:rsidR="0078186D">
              <w:fldChar w:fldCharType="separate"/>
            </w:r>
            <w:r w:rsidR="00F2616B" w:rsidRPr="00694508">
              <w:rPr>
                <w:noProof/>
              </w:rPr>
              <w:t>6</w:t>
            </w:r>
            <w:r w:rsidR="0078186D">
              <w:rPr>
                <w:noProof/>
              </w:rPr>
              <w:fldChar w:fldCharType="end"/>
            </w:r>
            <w:bookmarkEnd w:id="7"/>
            <w:r w:rsidRPr="00694508">
              <w:t>)</w:t>
            </w:r>
            <w:bookmarkEnd w:id="8"/>
          </w:p>
        </w:tc>
      </w:tr>
      <w:tr w:rsidR="001A2471" w:rsidRPr="00694508" w14:paraId="3539E561" w14:textId="77777777" w:rsidTr="00D1042D">
        <w:tc>
          <w:tcPr>
            <w:tcW w:w="350" w:type="pct"/>
            <w:vAlign w:val="center"/>
          </w:tcPr>
          <w:p w14:paraId="3506F249" w14:textId="77777777" w:rsidR="001A2471" w:rsidRPr="00694508" w:rsidRDefault="001A2471" w:rsidP="00C51CD3"/>
        </w:tc>
        <w:tc>
          <w:tcPr>
            <w:tcW w:w="4300" w:type="pct"/>
            <w:vAlign w:val="center"/>
          </w:tcPr>
          <w:p w14:paraId="6689BB06" w14:textId="330A14E6" w:rsidR="001A2471" w:rsidRPr="00694508" w:rsidRDefault="0078186D" w:rsidP="00C51CD3"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dz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z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 </m:t>
                </m:r>
              </m:oMath>
            </m:oMathPara>
          </w:p>
        </w:tc>
        <w:tc>
          <w:tcPr>
            <w:tcW w:w="350" w:type="pct"/>
            <w:vAlign w:val="center"/>
          </w:tcPr>
          <w:p w14:paraId="4CD8D395" w14:textId="58D20E70" w:rsidR="001A2471" w:rsidRPr="00694508" w:rsidRDefault="001A2471" w:rsidP="00C51CD3">
            <w:bookmarkStart w:id="9" w:name="_Ref93439090"/>
            <w:bookmarkStart w:id="10" w:name="_Ref42554207"/>
            <w:r w:rsidRPr="00694508">
              <w:t>(</w:t>
            </w:r>
            <w:r w:rsidR="00F70738">
              <w:t>S</w:t>
            </w:r>
            <w:r w:rsidR="0078186D">
              <w:fldChar w:fldCharType="begin"/>
            </w:r>
            <w:r w:rsidR="0078186D">
              <w:instrText xml:space="preserve"> SEQ Equation \* ARABIC </w:instrText>
            </w:r>
            <w:r w:rsidR="0078186D">
              <w:fldChar w:fldCharType="separate"/>
            </w:r>
            <w:r w:rsidR="00F2616B" w:rsidRPr="00694508">
              <w:rPr>
                <w:noProof/>
              </w:rPr>
              <w:t>7</w:t>
            </w:r>
            <w:r w:rsidR="0078186D">
              <w:rPr>
                <w:noProof/>
              </w:rPr>
              <w:fldChar w:fldCharType="end"/>
            </w:r>
            <w:bookmarkEnd w:id="9"/>
            <w:r w:rsidRPr="00694508">
              <w:t>)</w:t>
            </w:r>
            <w:bookmarkEnd w:id="10"/>
          </w:p>
        </w:tc>
      </w:tr>
    </w:tbl>
    <w:p w14:paraId="630112C9" w14:textId="34703DBC" w:rsidR="006C74EE" w:rsidRPr="00694508" w:rsidRDefault="001A2471" w:rsidP="00C51CD3">
      <w:r w:rsidRPr="00694508">
        <w:t xml:space="preserve">Exactly the same equations can be derived by assuming a distributed time lag between </w:t>
      </w:r>
      <w:r w:rsidR="000D2FE7" w:rsidRPr="00694508">
        <w:rPr>
          <w:i/>
        </w:rPr>
        <w:t>x</w:t>
      </w:r>
      <w:r w:rsidRPr="00694508">
        <w:t xml:space="preserve"> and </w:t>
      </w:r>
      <w:r w:rsidR="006C74EE" w:rsidRPr="00694508">
        <w:rPr>
          <w:i/>
        </w:rPr>
        <w:t>z</w:t>
      </w:r>
      <w:r w:rsidRPr="00694508">
        <w:t xml:space="preserve"> </w:t>
      </w:r>
      <w:r w:rsidRPr="00694508">
        <w:fldChar w:fldCharType="begin"/>
      </w:r>
      <w:r w:rsidR="00FC0F1F" w:rsidRPr="00694508">
        <w:instrText xml:space="preserve"> ADDIN EN.CITE &lt;EndNote&gt;&lt;Cite&gt;&lt;Author&gt;MacDonald&lt;/Author&gt;&lt;Year&gt;1978&lt;/Year&gt;&lt;RecNum&gt;4757&lt;/RecNum&gt;&lt;DisplayText&gt;[9]&lt;/DisplayText&gt;&lt;record&gt;&lt;rec-number&gt;4757&lt;/rec-number&gt;&lt;foreign-keys&gt;&lt;key app="EN" db-id="fetzf2ww9wedetexavmpprzdfffsfax5p5zp" timestamp="1598250441" guid="f88eaa97-3126-4e17-a330-2fc7ed17dd77"&gt;4757&lt;/key&gt;&lt;/foreign-keys&gt;&lt;ref-type name="Book"&gt;6&lt;/ref-type&gt;&lt;contributors&gt;&lt;authors&gt;&lt;author&gt;MacDonald, N.&lt;/author&gt;&lt;/authors&gt;&lt;/contributors&gt;&lt;titles&gt;&lt;title&gt;Time Lags in Biological Models&lt;/title&gt;&lt;secondary-title&gt;Lecture Notes in Biomathematics&lt;/secondary-title&gt;&lt;/titles&gt;&lt;pages&gt;VIII, 114&lt;/pages&gt;&lt;volume&gt;27&lt;/volume&gt;&lt;edition&gt;1&lt;/edition&gt;&lt;dates&gt;&lt;year&gt;1978&lt;/year&gt;&lt;/dates&gt;&lt;publisher&gt;Springer-Verlag Berlin Heidelberg&lt;/publisher&gt;&lt;isbn&gt;978-3-642-93107-9&amp;#xD;978-3-540-09092-2&lt;/isbn&gt;&lt;urls&gt;&lt;related-urls&gt;&lt;url&gt;https://www.springer.com/gp/book/9783540090922#aboutBook&lt;/url&gt;&lt;/related-urls&gt;&lt;/urls&gt;&lt;electronic-resource-num&gt;10.1007/978-3-642-93107-9&lt;/electronic-resource-num&gt;&lt;/record&gt;&lt;/Cite&gt;&lt;/EndNote&gt;</w:instrText>
      </w:r>
      <w:r w:rsidRPr="00694508">
        <w:fldChar w:fldCharType="separate"/>
      </w:r>
      <w:r w:rsidRPr="00694508">
        <w:rPr>
          <w:noProof/>
        </w:rPr>
        <w:t>[9]</w:t>
      </w:r>
      <w:r w:rsidRPr="00694508">
        <w:fldChar w:fldCharType="end"/>
      </w:r>
      <w:r w:rsidR="00694508">
        <w:t>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5"/>
        <w:gridCol w:w="8050"/>
        <w:gridCol w:w="655"/>
      </w:tblGrid>
      <w:tr w:rsidR="006C74EE" w:rsidRPr="00694508" w14:paraId="7A6F7AD4" w14:textId="77777777" w:rsidTr="00D11DB7">
        <w:tc>
          <w:tcPr>
            <w:tcW w:w="350" w:type="pct"/>
            <w:vAlign w:val="center"/>
          </w:tcPr>
          <w:p w14:paraId="6D25A94F" w14:textId="77777777" w:rsidR="006C74EE" w:rsidRPr="00694508" w:rsidRDefault="006C74EE" w:rsidP="00C51CD3"/>
        </w:tc>
        <w:tc>
          <w:tcPr>
            <w:tcW w:w="4300" w:type="pct"/>
            <w:vAlign w:val="center"/>
          </w:tcPr>
          <w:p w14:paraId="58DD22A6" w14:textId="5FB50AEA" w:rsidR="006C74EE" w:rsidRPr="00694508" w:rsidRDefault="006C74EE" w:rsidP="00C51CD3"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z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nary>
                  <m:naryPr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ds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,  where 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j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u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/</m:t>
                </m:r>
                <m:r>
                  <w:rPr>
                    <w:rFonts w:ascii="Cambria Math" w:hAnsi="Cambria Math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!</m:t>
                </m:r>
              </m:oMath>
            </m:oMathPara>
          </w:p>
        </w:tc>
        <w:tc>
          <w:tcPr>
            <w:tcW w:w="350" w:type="pct"/>
            <w:vAlign w:val="center"/>
          </w:tcPr>
          <w:p w14:paraId="36872A53" w14:textId="0D80CC16" w:rsidR="006C74EE" w:rsidRPr="00694508" w:rsidRDefault="006C74EE" w:rsidP="00C51CD3">
            <w:r w:rsidRPr="00694508">
              <w:t>(</w:t>
            </w:r>
            <w:r w:rsidR="00F70738">
              <w:t>S</w:t>
            </w:r>
            <w:r w:rsidR="0078186D">
              <w:fldChar w:fldCharType="begin"/>
            </w:r>
            <w:r w:rsidR="0078186D">
              <w:instrText xml:space="preserve"> SEQ Equation \* ARABIC </w:instrText>
            </w:r>
            <w:r w:rsidR="0078186D">
              <w:fldChar w:fldCharType="separate"/>
            </w:r>
            <w:r w:rsidR="00F2616B" w:rsidRPr="00694508">
              <w:rPr>
                <w:noProof/>
              </w:rPr>
              <w:t>8</w:t>
            </w:r>
            <w:r w:rsidR="0078186D">
              <w:rPr>
                <w:noProof/>
              </w:rPr>
              <w:fldChar w:fldCharType="end"/>
            </w:r>
            <w:r w:rsidRPr="00694508">
              <w:t>)</w:t>
            </w:r>
          </w:p>
        </w:tc>
      </w:tr>
    </w:tbl>
    <w:p w14:paraId="582EE641" w14:textId="7BC09E47" w:rsidR="000D2FE7" w:rsidRPr="00694508" w:rsidRDefault="006C74EE" w:rsidP="00C51CD3">
      <w:r w:rsidRPr="00694508">
        <w:t>Introduce</w:t>
      </w:r>
      <w:r w:rsidR="001A2471" w:rsidRPr="00694508">
        <w:t xml:space="preserve"> the new variables</w:t>
      </w:r>
      <w:r w:rsidR="00694508">
        <w:t>,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5"/>
        <w:gridCol w:w="8050"/>
        <w:gridCol w:w="655"/>
      </w:tblGrid>
      <w:tr w:rsidR="00FC0F1F" w:rsidRPr="00694508" w14:paraId="381FA5B1" w14:textId="77777777" w:rsidTr="00B86F77">
        <w:tc>
          <w:tcPr>
            <w:tcW w:w="350" w:type="pct"/>
            <w:vAlign w:val="center"/>
          </w:tcPr>
          <w:p w14:paraId="14DC0139" w14:textId="77777777" w:rsidR="00FC0F1F" w:rsidRPr="00694508" w:rsidRDefault="00FC0F1F" w:rsidP="00C51CD3"/>
        </w:tc>
        <w:tc>
          <w:tcPr>
            <w:tcW w:w="4300" w:type="pct"/>
            <w:vAlign w:val="center"/>
          </w:tcPr>
          <w:p w14:paraId="5727AA51" w14:textId="2C488BCC" w:rsidR="00FC0F1F" w:rsidRPr="00694508" w:rsidRDefault="0078186D" w:rsidP="00C51CD3"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nary>
                  <m:naryPr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ds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,  for </m:t>
                    </m:r>
                    <m:r>
                      <w:rPr>
                        <w:rFonts w:ascii="Cambria Math" w:hAnsi="Cambria Math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=0,1,…,</m:t>
                    </m:r>
                    <m:r>
                      <w:rPr>
                        <w:rFonts w:ascii="Cambria Math" w:hAnsi="Cambria Math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</m:e>
                </m:nary>
              </m:oMath>
            </m:oMathPara>
          </w:p>
        </w:tc>
        <w:tc>
          <w:tcPr>
            <w:tcW w:w="350" w:type="pct"/>
            <w:vAlign w:val="center"/>
          </w:tcPr>
          <w:p w14:paraId="27BDD1A0" w14:textId="212222F7" w:rsidR="00FC0F1F" w:rsidRPr="00694508" w:rsidRDefault="00FC0F1F" w:rsidP="00C51CD3">
            <w:r w:rsidRPr="00694508">
              <w:t>(</w:t>
            </w:r>
            <w:r w:rsidR="00F70738">
              <w:t>S</w:t>
            </w:r>
            <w:r w:rsidR="0078186D">
              <w:fldChar w:fldCharType="begin"/>
            </w:r>
            <w:r w:rsidR="0078186D">
              <w:instrText xml:space="preserve"> SEQ Equation \* ARABIC </w:instrText>
            </w:r>
            <w:r w:rsidR="0078186D">
              <w:fldChar w:fldCharType="separate"/>
            </w:r>
            <w:r w:rsidRPr="00694508">
              <w:rPr>
                <w:noProof/>
              </w:rPr>
              <w:t>9</w:t>
            </w:r>
            <w:r w:rsidR="0078186D">
              <w:rPr>
                <w:noProof/>
              </w:rPr>
              <w:fldChar w:fldCharType="end"/>
            </w:r>
            <w:r w:rsidRPr="00694508">
              <w:t>)</w:t>
            </w:r>
          </w:p>
        </w:tc>
      </w:tr>
    </w:tbl>
    <w:p w14:paraId="1CCB8A32" w14:textId="60D8F905" w:rsidR="001A2471" w:rsidRPr="00694508" w:rsidRDefault="000D2FE7" w:rsidP="00C51CD3">
      <w:r w:rsidRPr="00694508">
        <w:t xml:space="preserve">For </w:t>
      </w:r>
      <w:r w:rsidR="00B1165E" w:rsidRPr="00694508">
        <w:rPr>
          <w:rFonts w:ascii="Cambria" w:hAnsi="Cambria"/>
          <w:i/>
        </w:rPr>
        <w:t>j</w:t>
      </w:r>
      <w:r w:rsidRPr="00694508">
        <w:rPr>
          <w:rFonts w:ascii="Cambria" w:hAnsi="Cambria"/>
        </w:rPr>
        <w:t xml:space="preserve"> = 0, </w:t>
      </w:r>
      <w:r w:rsidRPr="00694508">
        <w:t xml:space="preserve">we have Eq. </w:t>
      </w:r>
      <w:r w:rsidR="00F70738">
        <w:fldChar w:fldCharType="begin"/>
      </w:r>
      <w:r w:rsidR="00F70738">
        <w:instrText xml:space="preserve"> REF _Ref93439055 \h </w:instrText>
      </w:r>
      <w:r w:rsidR="00F70738">
        <w:fldChar w:fldCharType="separate"/>
      </w:r>
      <w:r w:rsidR="00F70738" w:rsidRPr="00694508">
        <w:t>(</w:t>
      </w:r>
      <w:r w:rsidR="00F70738">
        <w:t>S</w:t>
      </w:r>
      <w:r w:rsidR="00F70738" w:rsidRPr="00694508">
        <w:rPr>
          <w:noProof/>
        </w:rPr>
        <w:t>5</w:t>
      </w:r>
      <w:r w:rsidR="00F70738">
        <w:fldChar w:fldCharType="end"/>
      </w:r>
      <w:r w:rsidR="00F70738">
        <w:t>)</w:t>
      </w:r>
      <w:r w:rsidRPr="00694508">
        <w:t xml:space="preserve"> for </w:t>
      </w:r>
      <w:r w:rsidRPr="00694508">
        <w:rPr>
          <w:rFonts w:ascii="Cambria" w:hAnsi="Cambria"/>
          <w:i/>
        </w:rPr>
        <w:t>dy</w:t>
      </w:r>
      <w:r w:rsidRPr="00694508">
        <w:rPr>
          <w:rFonts w:ascii="Cambria" w:hAnsi="Cambria"/>
          <w:vertAlign w:val="subscript"/>
        </w:rPr>
        <w:t>0</w:t>
      </w:r>
      <w:r w:rsidRPr="00694508">
        <w:rPr>
          <w:rFonts w:ascii="Cambria" w:hAnsi="Cambria"/>
        </w:rPr>
        <w:t>/</w:t>
      </w:r>
      <w:r w:rsidRPr="00694508">
        <w:rPr>
          <w:rFonts w:ascii="Cambria" w:hAnsi="Cambria"/>
          <w:i/>
        </w:rPr>
        <w:t>dt</w:t>
      </w:r>
      <w:r w:rsidRPr="00694508">
        <w:t xml:space="preserve">. For </w:t>
      </w:r>
      <w:r w:rsidR="00B1165E" w:rsidRPr="00694508">
        <w:rPr>
          <w:rFonts w:ascii="Cambria" w:hAnsi="Cambria"/>
          <w:i/>
        </w:rPr>
        <w:t>j</w:t>
      </w:r>
      <w:r w:rsidRPr="00694508">
        <w:t xml:space="preserve"> ≥ 1,</w:t>
      </w:r>
      <w:r w:rsidR="006C74EE" w:rsidRPr="00694508">
        <w:t xml:space="preserve"> </w:t>
      </w:r>
      <w:proofErr w:type="spellStart"/>
      <w:proofErr w:type="gramStart"/>
      <w:r w:rsidR="006C74EE" w:rsidRPr="00694508">
        <w:rPr>
          <w:rFonts w:ascii="Cambria" w:hAnsi="Cambria"/>
          <w:i/>
        </w:rPr>
        <w:t>G</w:t>
      </w:r>
      <w:r w:rsidR="00B1165E" w:rsidRPr="00694508">
        <w:rPr>
          <w:rFonts w:ascii="Cambria" w:hAnsi="Cambria"/>
          <w:i/>
          <w:vertAlign w:val="subscript"/>
        </w:rPr>
        <w:t>j</w:t>
      </w:r>
      <w:proofErr w:type="spellEnd"/>
      <w:r w:rsidR="006C74EE" w:rsidRPr="00694508">
        <w:rPr>
          <w:rFonts w:ascii="Cambria" w:hAnsi="Cambria"/>
        </w:rPr>
        <w:t>(</w:t>
      </w:r>
      <w:proofErr w:type="gramEnd"/>
      <w:r w:rsidR="006C74EE" w:rsidRPr="00694508">
        <w:rPr>
          <w:rFonts w:ascii="Cambria" w:hAnsi="Cambria"/>
        </w:rPr>
        <w:t>0) = 0</w:t>
      </w:r>
      <w:r w:rsidR="006C74EE" w:rsidRPr="00694508">
        <w:t xml:space="preserve"> </w:t>
      </w:r>
      <w:r w:rsidR="00707020" w:rsidRPr="00694508">
        <w:t xml:space="preserve">and </w:t>
      </w:r>
      <w:proofErr w:type="spellStart"/>
      <w:r w:rsidR="00707020" w:rsidRPr="00694508">
        <w:rPr>
          <w:rFonts w:ascii="Cambria" w:hAnsi="Cambria"/>
        </w:rPr>
        <w:t>d</w:t>
      </w:r>
      <w:r w:rsidR="00707020" w:rsidRPr="00694508">
        <w:rPr>
          <w:rFonts w:ascii="Cambria" w:hAnsi="Cambria"/>
          <w:i/>
        </w:rPr>
        <w:t>G</w:t>
      </w:r>
      <w:r w:rsidR="00B1165E" w:rsidRPr="00694508">
        <w:rPr>
          <w:rFonts w:ascii="Cambria" w:hAnsi="Cambria"/>
          <w:i/>
          <w:vertAlign w:val="subscript"/>
        </w:rPr>
        <w:t>j</w:t>
      </w:r>
      <w:proofErr w:type="spellEnd"/>
      <w:r w:rsidR="00707020" w:rsidRPr="00694508">
        <w:rPr>
          <w:rFonts w:ascii="Cambria" w:hAnsi="Cambria"/>
        </w:rPr>
        <w:t>(</w:t>
      </w:r>
      <w:r w:rsidR="00707020" w:rsidRPr="00694508">
        <w:rPr>
          <w:rFonts w:ascii="Cambria" w:hAnsi="Cambria"/>
          <w:i/>
        </w:rPr>
        <w:t>u</w:t>
      </w:r>
      <w:r w:rsidR="00707020" w:rsidRPr="00694508">
        <w:rPr>
          <w:rFonts w:ascii="Cambria" w:hAnsi="Cambria"/>
        </w:rPr>
        <w:t>)/d</w:t>
      </w:r>
      <w:r w:rsidR="00707020" w:rsidRPr="00694508">
        <w:rPr>
          <w:rFonts w:ascii="Cambria" w:hAnsi="Cambria"/>
          <w:i/>
        </w:rPr>
        <w:t>u</w:t>
      </w:r>
      <w:r w:rsidR="00707020" w:rsidRPr="00694508">
        <w:rPr>
          <w:rFonts w:ascii="Cambria" w:hAnsi="Cambria"/>
        </w:rPr>
        <w:t xml:space="preserve"> = </w:t>
      </w:r>
      <w:r w:rsidR="00707020" w:rsidRPr="00694508">
        <w:rPr>
          <w:rFonts w:ascii="Cambria" w:hAnsi="Cambria"/>
          <w:i/>
        </w:rPr>
        <w:t>G</w:t>
      </w:r>
      <w:r w:rsidR="00B1165E" w:rsidRPr="00694508">
        <w:rPr>
          <w:rFonts w:ascii="Cambria" w:hAnsi="Cambria"/>
          <w:i/>
          <w:vertAlign w:val="subscript"/>
        </w:rPr>
        <w:t>j</w:t>
      </w:r>
      <w:r w:rsidR="00707020" w:rsidRPr="00694508">
        <w:rPr>
          <w:rFonts w:ascii="Cambria" w:hAnsi="Cambria"/>
          <w:vertAlign w:val="subscript"/>
        </w:rPr>
        <w:t>−1</w:t>
      </w:r>
      <w:r w:rsidR="00707020" w:rsidRPr="00694508">
        <w:rPr>
          <w:rFonts w:ascii="Cambria" w:hAnsi="Cambria"/>
        </w:rPr>
        <w:t>(</w:t>
      </w:r>
      <w:r w:rsidR="00707020" w:rsidRPr="00694508">
        <w:rPr>
          <w:rFonts w:ascii="Cambria" w:hAnsi="Cambria"/>
          <w:i/>
        </w:rPr>
        <w:t>u</w:t>
      </w:r>
      <w:r w:rsidR="00707020" w:rsidRPr="00694508">
        <w:rPr>
          <w:rFonts w:ascii="Cambria" w:hAnsi="Cambria"/>
        </w:rPr>
        <w:t xml:space="preserve">)− </w:t>
      </w:r>
      <w:proofErr w:type="spellStart"/>
      <w:r w:rsidR="00707020" w:rsidRPr="00694508">
        <w:rPr>
          <w:rFonts w:ascii="Cambria" w:hAnsi="Cambria"/>
          <w:i/>
        </w:rPr>
        <w:t>G</w:t>
      </w:r>
      <w:r w:rsidR="00B1165E" w:rsidRPr="00694508">
        <w:rPr>
          <w:rFonts w:ascii="Cambria" w:hAnsi="Cambria"/>
          <w:i/>
          <w:vertAlign w:val="subscript"/>
        </w:rPr>
        <w:t>j</w:t>
      </w:r>
      <w:proofErr w:type="spellEnd"/>
      <w:r w:rsidR="00707020" w:rsidRPr="00694508">
        <w:rPr>
          <w:rFonts w:ascii="Cambria" w:hAnsi="Cambria"/>
        </w:rPr>
        <w:t>(</w:t>
      </w:r>
      <w:r w:rsidR="00707020" w:rsidRPr="00694508">
        <w:rPr>
          <w:rFonts w:ascii="Cambria" w:hAnsi="Cambria"/>
          <w:i/>
        </w:rPr>
        <w:t>u</w:t>
      </w:r>
      <w:r w:rsidR="00707020" w:rsidRPr="00694508">
        <w:rPr>
          <w:rFonts w:ascii="Cambria" w:hAnsi="Cambria"/>
        </w:rPr>
        <w:t>)</w:t>
      </w:r>
      <w:r w:rsidRPr="00694508">
        <w:rPr>
          <w:rFonts w:ascii="Cambria" w:hAnsi="Cambria"/>
        </w:rPr>
        <w:t xml:space="preserve">; </w:t>
      </w:r>
      <w:r w:rsidR="00666FD4" w:rsidRPr="00694508">
        <w:t xml:space="preserve">so we have Eq. </w:t>
      </w:r>
      <w:r w:rsidR="00F70738">
        <w:fldChar w:fldCharType="begin"/>
      </w:r>
      <w:r w:rsidR="00F70738">
        <w:instrText xml:space="preserve"> REF _Ref93439072 \h </w:instrText>
      </w:r>
      <w:r w:rsidR="00F70738">
        <w:fldChar w:fldCharType="separate"/>
      </w:r>
      <w:r w:rsidR="00F70738" w:rsidRPr="00694508">
        <w:t>(</w:t>
      </w:r>
      <w:r w:rsidR="00F70738">
        <w:t>S</w:t>
      </w:r>
      <w:r w:rsidR="00F70738" w:rsidRPr="00694508">
        <w:rPr>
          <w:noProof/>
        </w:rPr>
        <w:t>6</w:t>
      </w:r>
      <w:r w:rsidR="00F70738">
        <w:fldChar w:fldCharType="end"/>
      </w:r>
      <w:r w:rsidR="00F70738">
        <w:t>)</w:t>
      </w:r>
      <w:r w:rsidR="00666FD4" w:rsidRPr="00694508">
        <w:t xml:space="preserve"> for </w:t>
      </w:r>
      <w:proofErr w:type="spellStart"/>
      <w:r w:rsidR="00666FD4" w:rsidRPr="00694508">
        <w:rPr>
          <w:rFonts w:ascii="Cambria" w:hAnsi="Cambria"/>
          <w:i/>
        </w:rPr>
        <w:t>dy</w:t>
      </w:r>
      <w:r w:rsidR="00B1165E" w:rsidRPr="00694508">
        <w:rPr>
          <w:rFonts w:ascii="Cambria" w:hAnsi="Cambria"/>
          <w:vertAlign w:val="subscript"/>
        </w:rPr>
        <w:t>j</w:t>
      </w:r>
      <w:proofErr w:type="spellEnd"/>
      <w:r w:rsidR="00666FD4" w:rsidRPr="00694508">
        <w:rPr>
          <w:rFonts w:ascii="Cambria" w:hAnsi="Cambria"/>
        </w:rPr>
        <w:t>/</w:t>
      </w:r>
      <w:r w:rsidR="00666FD4" w:rsidRPr="00694508">
        <w:rPr>
          <w:rFonts w:ascii="Cambria" w:hAnsi="Cambria"/>
          <w:i/>
        </w:rPr>
        <w:t>dt</w:t>
      </w:r>
      <w:r w:rsidR="00666FD4" w:rsidRPr="00694508">
        <w:t xml:space="preserve"> for </w:t>
      </w:r>
      <m:oMath>
        <m:r>
          <w:rPr>
            <w:rFonts w:ascii="Cambria Math" w:hAnsi="Cambria Math"/>
          </w:rPr>
          <m:t xml:space="preserve">j=1,…,J </m:t>
        </m:r>
      </m:oMath>
      <w:r w:rsidR="00666FD4" w:rsidRPr="00694508">
        <w:t xml:space="preserve">and Eq. </w:t>
      </w:r>
      <w:r w:rsidR="00F70738">
        <w:fldChar w:fldCharType="begin"/>
      </w:r>
      <w:r w:rsidR="00F70738">
        <w:instrText xml:space="preserve"> REF _Ref93439090 \h </w:instrText>
      </w:r>
      <w:r w:rsidR="00F70738">
        <w:fldChar w:fldCharType="separate"/>
      </w:r>
      <w:r w:rsidR="00F70738" w:rsidRPr="00694508">
        <w:t>(</w:t>
      </w:r>
      <w:r w:rsidR="00F70738">
        <w:t>S</w:t>
      </w:r>
      <w:r w:rsidR="00F70738" w:rsidRPr="00694508">
        <w:rPr>
          <w:noProof/>
        </w:rPr>
        <w:t>7</w:t>
      </w:r>
      <w:r w:rsidR="00F70738">
        <w:fldChar w:fldCharType="end"/>
      </w:r>
      <w:r w:rsidR="00F70738">
        <w:t>)</w:t>
      </w:r>
      <w:r w:rsidR="00666FD4" w:rsidRPr="00694508">
        <w:t xml:space="preserve"> for </w:t>
      </w:r>
      <w:proofErr w:type="spellStart"/>
      <w:r w:rsidR="00666FD4" w:rsidRPr="00694508">
        <w:rPr>
          <w:rFonts w:ascii="Cambria" w:hAnsi="Cambria"/>
          <w:i/>
        </w:rPr>
        <w:t>dz</w:t>
      </w:r>
      <w:proofErr w:type="spellEnd"/>
      <w:r w:rsidR="00666FD4" w:rsidRPr="00694508">
        <w:rPr>
          <w:rFonts w:ascii="Cambria" w:hAnsi="Cambria"/>
        </w:rPr>
        <w:t>/</w:t>
      </w:r>
      <w:r w:rsidR="00666FD4" w:rsidRPr="00694508">
        <w:rPr>
          <w:rFonts w:ascii="Cambria" w:hAnsi="Cambria"/>
          <w:i/>
        </w:rPr>
        <w:t>dt</w:t>
      </w:r>
      <w:r w:rsidR="00666FD4" w:rsidRPr="00694508">
        <w:t>.</w:t>
      </w:r>
    </w:p>
    <w:p w14:paraId="42A38844" w14:textId="6DA5A029" w:rsidR="001A2471" w:rsidRPr="00694508" w:rsidRDefault="001A2471" w:rsidP="00C51CD3">
      <w:r w:rsidRPr="00694508">
        <w:rPr>
          <w:u w:val="single"/>
        </w:rPr>
        <w:lastRenderedPageBreak/>
        <w:t>A second solution: Michaelis-Menten degradation of Z</w:t>
      </w:r>
      <w:r w:rsidRPr="00694508">
        <w:t xml:space="preserve">. In 1982 Bliss, Painter and Marr </w:t>
      </w:r>
      <w:r w:rsidRPr="00694508">
        <w:fldChar w:fldCharType="begin"/>
      </w:r>
      <w:r w:rsidR="00FC0F1F" w:rsidRPr="00694508">
        <w:instrText xml:space="preserve"> ADDIN EN.CITE &lt;EndNote&gt;&lt;Cite&gt;&lt;Author&gt;Bliss&lt;/Author&gt;&lt;Year&gt;1982&lt;/Year&gt;&lt;RecNum&gt;3638&lt;/RecNum&gt;&lt;DisplayText&gt;[10]&lt;/DisplayText&gt;&lt;record&gt;&lt;rec-number&gt;3638&lt;/rec-number&gt;&lt;foreign-keys&gt;&lt;key app="EN" db-id="fetzf2ww9wedetexavmpprzdfffsfax5p5zp" timestamp="1590374782" guid="58c70d7c-da44-4758-ba10-8c8a89fe82d3"&gt;3638&lt;/key&gt;&lt;/foreign-keys&gt;&lt;ref-type name="Journal Article"&gt;17&lt;/ref-type&gt;&lt;contributors&gt;&lt;authors&gt;&lt;author&gt;Bliss, R. D.&lt;/author&gt;&lt;author&gt;Painter, P. R.&lt;/author&gt;&lt;author&gt;Marr, A. G.&lt;/author&gt;&lt;/authors&gt;&lt;/contributors&gt;&lt;titles&gt;&lt;title&gt;Role of feedback inhibition in stabilizing the classical operon&lt;/title&gt;&lt;secondary-title&gt;J Theor Biol&lt;/secondary-title&gt;&lt;/titles&gt;&lt;periodical&gt;&lt;full-title&gt;J Theor Biol&lt;/full-title&gt;&lt;abbr-1&gt;Journal of theoretical biology&lt;/abbr-1&gt;&lt;/periodical&gt;&lt;pages&gt;177-93&lt;/pages&gt;&lt;volume&gt;97&lt;/volume&gt;&lt;number&gt;2&lt;/number&gt;&lt;edition&gt;1982/07/21&lt;/edition&gt;&lt;keywords&gt;&lt;keyword&gt;Anthranilate Synthase/metabolism&lt;/keyword&gt;&lt;keyword&gt;Escherichia coli/genetics/metabolism&lt;/keyword&gt;&lt;keyword&gt;Feedback&lt;/keyword&gt;&lt;keyword&gt;Models, Biological&lt;/keyword&gt;&lt;keyword&gt;*Operon&lt;/keyword&gt;&lt;keyword&gt;RNA, Transfer/metabolism&lt;/keyword&gt;&lt;keyword&gt;Tryptophan/biosynthesis&lt;/keyword&gt;&lt;/keywords&gt;&lt;dates&gt;&lt;year&gt;1982&lt;/year&gt;&lt;pub-dates&gt;&lt;date&gt;Jul 21&lt;/date&gt;&lt;/pub-dates&gt;&lt;/dates&gt;&lt;isbn&gt;0022-5193 (Print)&amp;#xD;0022-5193 (Linking)&lt;/isbn&gt;&lt;accession-num&gt;6752586&lt;/accession-num&gt;&lt;urls&gt;&lt;related-urls&gt;&lt;url&gt;https://www.ncbi.nlm.nih.gov/pubmed/6752586&lt;/url&gt;&lt;/related-urls&gt;&lt;/urls&gt;&lt;research-notes&gt;Circadian; clock model, Bliss-Painter-Marr, MM kinetics for PER degradation&lt;/research-notes&gt;&lt;/record&gt;&lt;/Cite&gt;&lt;/EndNote&gt;</w:instrText>
      </w:r>
      <w:r w:rsidRPr="00694508">
        <w:fldChar w:fldCharType="separate"/>
      </w:r>
      <w:r w:rsidRPr="00694508">
        <w:rPr>
          <w:noProof/>
        </w:rPr>
        <w:t>[10]</w:t>
      </w:r>
      <w:r w:rsidRPr="00694508">
        <w:fldChar w:fldCharType="end"/>
      </w:r>
      <w:r w:rsidRPr="00694508">
        <w:t xml:space="preserve"> proposed to replace the first-order degradation of Z, </w:t>
      </w:r>
      <m:oMath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Z,</m:t>
        </m:r>
      </m:oMath>
      <w:r w:rsidRPr="00694508">
        <w:t xml:space="preserve"> by a Michaelis-Menten rate law, </w:t>
      </w:r>
      <m:oMath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Z/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m:rPr>
                    <m:nor/>
                  </m:rPr>
                  <w:rPr>
                    <w:rFonts w:ascii="Cambria Math" w:hAnsi="Cambria Math"/>
                  </w:rPr>
                  <m:t>m</m:t>
                </m:r>
              </m:sub>
            </m:sSub>
            <m:r>
              <w:rPr>
                <w:rFonts w:ascii="Cambria Math" w:hAnsi="Cambria Math"/>
              </w:rPr>
              <m:t>+Z</m:t>
            </m:r>
          </m:e>
        </m:d>
        <m:r>
          <w:rPr>
            <w:rFonts w:ascii="Cambria Math" w:hAnsi="Cambria Math"/>
          </w:rPr>
          <m:t>,</m:t>
        </m:r>
      </m:oMath>
      <w:r w:rsidRPr="00694508">
        <w:t xml:space="preserve"> 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m:rPr>
                <m:nor/>
              </m:rPr>
              <w:rPr>
                <w:rFonts w:ascii="Cambria Math" w:hAnsi="Cambria Math"/>
              </w:rPr>
              <m:t>m</m:t>
            </m:r>
          </m:sub>
        </m:sSub>
      </m:oMath>
      <w:r w:rsidRPr="00694508">
        <w:t xml:space="preserve"> is the ‘Michaelis’ constant of the enzyme-catalyzed reaction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694508">
        <w:t xml:space="preserve"> is the ‘</w:t>
      </w:r>
      <w:r w:rsidRPr="00694508">
        <w:rPr>
          <w:i/>
        </w:rPr>
        <w:t>V</w:t>
      </w:r>
      <w:r w:rsidRPr="00694508">
        <w:rPr>
          <w:vertAlign w:val="subscript"/>
        </w:rPr>
        <w:t>max</w:t>
      </w:r>
      <w:r w:rsidRPr="00694508">
        <w:t xml:space="preserve">’ of the reaction. With this change, the Goodwin model can exhibit limit cycle oscillations even for </w:t>
      </w:r>
      <w:r w:rsidRPr="00694508">
        <w:rPr>
          <w:rFonts w:ascii="Times New Roman" w:hAnsi="Times New Roman" w:cs="Times New Roman"/>
          <w:i/>
        </w:rPr>
        <w:t>p</w:t>
      </w:r>
      <w:r w:rsidRPr="00694508">
        <w:t xml:space="preserve"> = 1 </w:t>
      </w:r>
      <w:r w:rsidRPr="00694508">
        <w:fldChar w:fldCharType="begin"/>
      </w:r>
      <w:r w:rsidR="00FC0F1F" w:rsidRPr="00694508">
        <w:instrText xml:space="preserve"> ADDIN EN.CITE &lt;EndNote&gt;&lt;Cite&gt;&lt;Author&gt;Bliss&lt;/Author&gt;&lt;Year&gt;1982&lt;/Year&gt;&lt;RecNum&gt;3638&lt;/RecNum&gt;&lt;DisplayText&gt;[10]&lt;/DisplayText&gt;&lt;record&gt;&lt;rec-number&gt;3638&lt;/rec-number&gt;&lt;foreign-keys&gt;&lt;key app="EN" db-id="fetzf2ww9wedetexavmpprzdfffsfax5p5zp" timestamp="1590374782" guid="58c70d7c-da44-4758-ba10-8c8a89fe82d3"&gt;3638&lt;/key&gt;&lt;/foreign-keys&gt;&lt;ref-type name="Journal Article"&gt;17&lt;/ref-type&gt;&lt;contributors&gt;&lt;authors&gt;&lt;author&gt;Bliss, R. D.&lt;/author&gt;&lt;author&gt;Painter, P. R.&lt;/author&gt;&lt;author&gt;Marr, A. G.&lt;/author&gt;&lt;/authors&gt;&lt;/contributors&gt;&lt;titles&gt;&lt;title&gt;Role of feedback inhibition in stabilizing the classical operon&lt;/title&gt;&lt;secondary-title&gt;J Theor Biol&lt;/secondary-title&gt;&lt;/titles&gt;&lt;periodical&gt;&lt;full-title&gt;J Theor Biol&lt;/full-title&gt;&lt;abbr-1&gt;Journal of theoretical biology&lt;/abbr-1&gt;&lt;/periodical&gt;&lt;pages&gt;177-93&lt;/pages&gt;&lt;volume&gt;97&lt;/volume&gt;&lt;number&gt;2&lt;/number&gt;&lt;edition&gt;1982/07/21&lt;/edition&gt;&lt;keywords&gt;&lt;keyword&gt;Anthranilate Synthase/metabolism&lt;/keyword&gt;&lt;keyword&gt;Escherichia coli/genetics/metabolism&lt;/keyword&gt;&lt;keyword&gt;Feedback&lt;/keyword&gt;&lt;keyword&gt;Models, Biological&lt;/keyword&gt;&lt;keyword&gt;*Operon&lt;/keyword&gt;&lt;keyword&gt;RNA, Transfer/metabolism&lt;/keyword&gt;&lt;keyword&gt;Tryptophan/biosynthesis&lt;/keyword&gt;&lt;/keywords&gt;&lt;dates&gt;&lt;year&gt;1982&lt;/year&gt;&lt;pub-dates&gt;&lt;date&gt;Jul 21&lt;/date&gt;&lt;/pub-dates&gt;&lt;/dates&gt;&lt;isbn&gt;0022-5193 (Print)&amp;#xD;0022-5193 (Linking)&lt;/isbn&gt;&lt;accession-num&gt;6752586&lt;/accession-num&gt;&lt;urls&gt;&lt;related-urls&gt;&lt;url&gt;https://www.ncbi.nlm.nih.gov/pubmed/6752586&lt;/url&gt;&lt;/related-urls&gt;&lt;/urls&gt;&lt;research-notes&gt;Circadian; clock model, Bliss-Painter-Marr, MM kinetics for PER degradation&lt;/research-notes&gt;&lt;/record&gt;&lt;/Cite&gt;&lt;/EndNote&gt;</w:instrText>
      </w:r>
      <w:r w:rsidRPr="00694508">
        <w:fldChar w:fldCharType="separate"/>
      </w:r>
      <w:r w:rsidRPr="00694508">
        <w:rPr>
          <w:noProof/>
        </w:rPr>
        <w:t>[10]</w:t>
      </w:r>
      <w:r w:rsidRPr="00694508">
        <w:fldChar w:fldCharType="end"/>
      </w:r>
      <w:r w:rsidRPr="00694508">
        <w:t xml:space="preserve">. The substitution of Michaelis-Menten rate laws for the first-order kinetic terms in </w:t>
      </w:r>
      <w:proofErr w:type="spellStart"/>
      <w:r w:rsidRPr="00694508">
        <w:t>Eqs</w:t>
      </w:r>
      <w:proofErr w:type="spellEnd"/>
      <w:r w:rsidRPr="00694508">
        <w:t xml:space="preserve">. </w:t>
      </w:r>
      <w:r w:rsidRPr="00694508">
        <w:fldChar w:fldCharType="begin"/>
      </w:r>
      <w:r w:rsidRPr="00694508">
        <w:instrText xml:space="preserve"> REF _Ref42554238 \h </w:instrText>
      </w:r>
      <w:r w:rsidR="00694508">
        <w:instrText xml:space="preserve"> \* MERGEFORMAT </w:instrText>
      </w:r>
      <w:r w:rsidRPr="00694508">
        <w:fldChar w:fldCharType="separate"/>
      </w:r>
      <w:r w:rsidR="00F70738" w:rsidRPr="00694508">
        <w:t>(</w:t>
      </w:r>
      <w:r w:rsidR="00F70738">
        <w:rPr>
          <w:noProof/>
        </w:rPr>
        <w:t>S</w:t>
      </w:r>
      <w:r w:rsidR="00F70738" w:rsidRPr="00694508">
        <w:rPr>
          <w:noProof/>
        </w:rPr>
        <w:t>1</w:t>
      </w:r>
      <w:r w:rsidR="00F70738" w:rsidRPr="00694508">
        <w:t>)</w:t>
      </w:r>
      <w:r w:rsidRPr="00694508">
        <w:fldChar w:fldCharType="end"/>
      </w:r>
      <w:r w:rsidRPr="00694508">
        <w:t>-</w:t>
      </w:r>
      <w:r w:rsidRPr="00694508">
        <w:fldChar w:fldCharType="begin"/>
      </w:r>
      <w:r w:rsidRPr="00694508">
        <w:instrText xml:space="preserve"> REF _Ref42554240 \h </w:instrText>
      </w:r>
      <w:r w:rsidR="00694508">
        <w:instrText xml:space="preserve"> \* MERGEFORMAT </w:instrText>
      </w:r>
      <w:r w:rsidRPr="00694508">
        <w:fldChar w:fldCharType="separate"/>
      </w:r>
      <w:r w:rsidR="00F70738" w:rsidRPr="00694508">
        <w:t>(</w:t>
      </w:r>
      <w:r w:rsidR="00F70738">
        <w:rPr>
          <w:noProof/>
        </w:rPr>
        <w:t>S</w:t>
      </w:r>
      <w:r w:rsidR="00F70738" w:rsidRPr="00694508">
        <w:rPr>
          <w:noProof/>
        </w:rPr>
        <w:t>3</w:t>
      </w:r>
      <w:r w:rsidR="00F70738" w:rsidRPr="00694508">
        <w:t>)</w:t>
      </w:r>
      <w:r w:rsidRPr="00694508">
        <w:fldChar w:fldCharType="end"/>
      </w:r>
      <w:r w:rsidRPr="00694508">
        <w:t xml:space="preserve"> has been exploited by many authors </w:t>
      </w:r>
      <w:r w:rsidRPr="00694508">
        <w:fldChar w:fldCharType="begin">
          <w:fldData xml:space="preserve">PEVuZE5vdGU+PENpdGU+PEF1dGhvcj5Hb2xkYmV0ZXI8L0F1dGhvcj48WWVhcj4xOTk1PC9ZZWFy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==
</w:fldData>
        </w:fldChar>
      </w:r>
      <w:r w:rsidR="00FC0F1F" w:rsidRPr="00694508">
        <w:instrText xml:space="preserve"> ADDIN EN.CITE </w:instrText>
      </w:r>
      <w:r w:rsidR="00FC0F1F" w:rsidRPr="00694508">
        <w:fldChar w:fldCharType="begin">
          <w:fldData xml:space="preserve">PEVuZE5vdGU+PENpdGU+PEF1dGhvcj5Hb2xkYmV0ZXI8L0F1dGhvcj48WWVhcj4xOTk1PC9ZZWFy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==
</w:fldData>
        </w:fldChar>
      </w:r>
      <w:r w:rsidR="00FC0F1F" w:rsidRPr="00694508">
        <w:instrText xml:space="preserve"> ADDIN EN.CITE.DATA </w:instrText>
      </w:r>
      <w:r w:rsidR="00FC0F1F" w:rsidRPr="00694508">
        <w:fldChar w:fldCharType="end"/>
      </w:r>
      <w:r w:rsidRPr="00694508">
        <w:fldChar w:fldCharType="separate"/>
      </w:r>
      <w:r w:rsidRPr="00694508">
        <w:rPr>
          <w:noProof/>
        </w:rPr>
        <w:t>[11-13]</w:t>
      </w:r>
      <w:r w:rsidRPr="00694508">
        <w:fldChar w:fldCharType="end"/>
      </w:r>
      <w:r w:rsidRPr="00694508">
        <w:t xml:space="preserve"> to in</w:t>
      </w:r>
      <w:r w:rsidR="007819ED" w:rsidRPr="00694508">
        <w:t xml:space="preserve">crease the robustness of their </w:t>
      </w:r>
      <w:r w:rsidRPr="00694508">
        <w:t xml:space="preserve">models of circadian rhythms. </w:t>
      </w:r>
    </w:p>
    <w:p w14:paraId="0D630334" w14:textId="6B636905" w:rsidR="00B6300C" w:rsidRPr="00694508" w:rsidRDefault="00B6300C" w:rsidP="00C51CD3">
      <w:pPr>
        <w:pStyle w:val="Heading1"/>
        <w:spacing w:before="360"/>
      </w:pPr>
      <w:bookmarkStart w:id="11" w:name="_Toc94221638"/>
      <w:r w:rsidRPr="00694508">
        <w:t>Kim &amp; Forger’s extended models</w:t>
      </w:r>
      <w:bookmarkEnd w:id="11"/>
    </w:p>
    <w:p w14:paraId="21542C78" w14:textId="146FE20B" w:rsidR="00D1042D" w:rsidRPr="00694508" w:rsidRDefault="00D1042D" w:rsidP="00C51CD3">
      <w:pPr>
        <w:rPr>
          <w:vertAlign w:val="superscript"/>
        </w:rPr>
      </w:pPr>
      <w:r w:rsidRPr="00694508">
        <w:t>In addition to the SNF model, Kim &amp; Forger proposed two extended models, in which the core negative feedback loop involving PER and BMAL</w:t>
      </w:r>
      <w:r w:rsidR="007819ED" w:rsidRPr="00694508">
        <w:t>1</w:t>
      </w:r>
      <w:r w:rsidRPr="00694508">
        <w:t xml:space="preserve"> is supplemented with (either) an additional </w:t>
      </w:r>
      <w:r w:rsidRPr="00694508">
        <w:rPr>
          <w:u w:val="single"/>
        </w:rPr>
        <w:t>negative</w:t>
      </w:r>
      <w:r w:rsidRPr="00694508">
        <w:t xml:space="preserve"> feedback from REV-ERB on transcription of the </w:t>
      </w:r>
      <w:r w:rsidRPr="00694508">
        <w:rPr>
          <w:i/>
        </w:rPr>
        <w:t>B</w:t>
      </w:r>
      <w:r w:rsidR="007819ED" w:rsidRPr="00694508">
        <w:rPr>
          <w:i/>
        </w:rPr>
        <w:t>mal</w:t>
      </w:r>
      <w:r w:rsidRPr="00694508">
        <w:rPr>
          <w:i/>
        </w:rPr>
        <w:t>1</w:t>
      </w:r>
      <w:r w:rsidRPr="00694508">
        <w:t xml:space="preserve"> gene (Figure 2b) (or) an additional </w:t>
      </w:r>
      <w:r w:rsidRPr="00694508">
        <w:rPr>
          <w:u w:val="single"/>
        </w:rPr>
        <w:t>positive</w:t>
      </w:r>
      <w:r w:rsidRPr="00694508">
        <w:t xml:space="preserve"> feedback from ROR on transcription of the </w:t>
      </w:r>
      <w:r w:rsidRPr="00694508">
        <w:rPr>
          <w:i/>
        </w:rPr>
        <w:t>B</w:t>
      </w:r>
      <w:r w:rsidR="007819ED" w:rsidRPr="00694508">
        <w:rPr>
          <w:i/>
        </w:rPr>
        <w:t>mal</w:t>
      </w:r>
      <w:r w:rsidRPr="00694508">
        <w:rPr>
          <w:i/>
        </w:rPr>
        <w:t>1</w:t>
      </w:r>
      <w:r w:rsidRPr="00694508">
        <w:t xml:space="preserve"> gene (Figure 2c)</w:t>
      </w:r>
      <w:r w:rsidR="00A67282" w:rsidRPr="00694508">
        <w:t xml:space="preserve"> </w:t>
      </w:r>
      <w:r w:rsidR="00A67282" w:rsidRPr="00694508">
        <w:fldChar w:fldCharType="begin">
          <w:fldData xml:space="preserve">PEVuZE5vdGU+PENpdGU+PEF1dGhvcj5TYXRvPC9BdXRob3I+PFllYXI+MjAwNDwvWWVhcj48UmVj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</w:fldData>
        </w:fldChar>
      </w:r>
      <w:r w:rsidR="00FC0F1F" w:rsidRPr="00694508">
        <w:instrText xml:space="preserve"> ADDIN EN.CITE </w:instrText>
      </w:r>
      <w:r w:rsidR="00FC0F1F" w:rsidRPr="00694508">
        <w:fldChar w:fldCharType="begin">
          <w:fldData xml:space="preserve">PEVuZE5vdGU+PENpdGU+PEF1dGhvcj5TYXRvPC9BdXRob3I+PFllYXI+MjAwNDwvWWVhcj48UmVj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</w:fldData>
        </w:fldChar>
      </w:r>
      <w:r w:rsidR="00FC0F1F" w:rsidRPr="00694508">
        <w:instrText xml:space="preserve"> ADDIN EN.CITE.DATA </w:instrText>
      </w:r>
      <w:r w:rsidR="00FC0F1F" w:rsidRPr="00694508">
        <w:fldChar w:fldCharType="end"/>
      </w:r>
      <w:r w:rsidR="00A67282" w:rsidRPr="00694508">
        <w:fldChar w:fldCharType="separate"/>
      </w:r>
      <w:r w:rsidR="00A67282" w:rsidRPr="00694508">
        <w:rPr>
          <w:noProof/>
        </w:rPr>
        <w:t>[14]</w:t>
      </w:r>
      <w:r w:rsidR="00A67282" w:rsidRPr="00694508">
        <w:fldChar w:fldCharType="end"/>
      </w:r>
      <w:r w:rsidRPr="00694508">
        <w:t xml:space="preserve">. Both </w:t>
      </w:r>
      <w:r w:rsidR="00020E43" w:rsidRPr="00694508">
        <w:t>extended</w:t>
      </w:r>
      <w:r w:rsidRPr="00694508">
        <w:t xml:space="preserve"> models include the ODEs of the core SNF model.</w:t>
      </w:r>
    </w:p>
    <w:p w14:paraId="353AB82F" w14:textId="2F15A5FA" w:rsidR="00D1042D" w:rsidRPr="00694508" w:rsidRDefault="00D1042D" w:rsidP="00C51CD3">
      <w:pPr>
        <w:rPr>
          <w:rFonts w:eastAsiaTheme="minorEastAsia"/>
        </w:rPr>
      </w:pPr>
      <w:r w:rsidRPr="00694508">
        <w:rPr>
          <w:rFonts w:eastAsiaTheme="minorEastAsia"/>
          <w:u w:val="single"/>
        </w:rPr>
        <w:t>Kim-Forger NNF Model</w:t>
      </w:r>
      <w:r w:rsidRPr="00694508">
        <w:rPr>
          <w:rFonts w:eastAsiaTheme="minorEastAsia"/>
        </w:rPr>
        <w:t xml:space="preserve">. </w:t>
      </w:r>
      <w:r w:rsidRPr="00694508">
        <w:t xml:space="preserve">Equations </w:t>
      </w:r>
      <w:r w:rsidR="00A67282" w:rsidRPr="00694508">
        <w:t>(1)-(4)</w:t>
      </w:r>
      <w:r w:rsidR="00020E43" w:rsidRPr="00694508">
        <w:t xml:space="preserve"> of the main text</w:t>
      </w:r>
      <w:r w:rsidRPr="00694508">
        <w:t>,</w:t>
      </w:r>
      <w:r w:rsidRPr="00694508">
        <w:rPr>
          <w:rFonts w:eastAsiaTheme="minorEastAsia"/>
        </w:rPr>
        <w:t xml:space="preserve"> plus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4"/>
        <w:gridCol w:w="8020"/>
        <w:gridCol w:w="716"/>
      </w:tblGrid>
      <w:tr w:rsidR="00694508" w:rsidRPr="00694508" w14:paraId="10C48636" w14:textId="77777777" w:rsidTr="00B86F77">
        <w:tc>
          <w:tcPr>
            <w:tcW w:w="350" w:type="pct"/>
            <w:vAlign w:val="center"/>
          </w:tcPr>
          <w:p w14:paraId="0181890E" w14:textId="77777777" w:rsidR="00694508" w:rsidRPr="00694508" w:rsidRDefault="00694508" w:rsidP="00C51CD3"/>
        </w:tc>
        <w:tc>
          <w:tcPr>
            <w:tcW w:w="4300" w:type="pct"/>
            <w:vAlign w:val="center"/>
          </w:tcPr>
          <w:p w14:paraId="61738978" w14:textId="6EFB068A" w:rsidR="00694508" w:rsidRPr="00694508" w:rsidRDefault="0078186D" w:rsidP="00C51CD3"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dV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δ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nor/>
                          </m:rPr>
                          <m:t>max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free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m:t>T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V</m:t>
                    </m:r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286DA0F4" w14:textId="35A40F55" w:rsidR="00694508" w:rsidRPr="00694508" w:rsidRDefault="00694508" w:rsidP="00C51CD3">
            <w:bookmarkStart w:id="12" w:name="_Ref93442097"/>
            <w:r w:rsidRPr="00694508">
              <w:t>(</w:t>
            </w:r>
            <w:r w:rsidR="00F70738">
              <w:t>S</w:t>
            </w:r>
            <w:r w:rsidR="0078186D">
              <w:fldChar w:fldCharType="begin"/>
            </w:r>
            <w:r w:rsidR="0078186D">
              <w:instrText xml:space="preserve"> SEQ Equation \* ARABIC </w:instrText>
            </w:r>
            <w:r w:rsidR="0078186D">
              <w:fldChar w:fldCharType="separate"/>
            </w:r>
            <w:r w:rsidRPr="00694508">
              <w:rPr>
                <w:noProof/>
              </w:rPr>
              <w:t>10</w:t>
            </w:r>
            <w:r w:rsidR="0078186D">
              <w:rPr>
                <w:noProof/>
              </w:rPr>
              <w:fldChar w:fldCharType="end"/>
            </w:r>
            <w:bookmarkEnd w:id="12"/>
            <w:r w:rsidRPr="00694508">
              <w:t>)</w:t>
            </w:r>
          </w:p>
        </w:tc>
      </w:tr>
      <w:tr w:rsidR="00694508" w:rsidRPr="00694508" w14:paraId="498B0011" w14:textId="77777777" w:rsidTr="00B86F77">
        <w:tc>
          <w:tcPr>
            <w:tcW w:w="350" w:type="pct"/>
            <w:vAlign w:val="center"/>
          </w:tcPr>
          <w:p w14:paraId="6D529AA8" w14:textId="77777777" w:rsidR="00694508" w:rsidRPr="00694508" w:rsidRDefault="00694508" w:rsidP="00C51CD3"/>
        </w:tc>
        <w:tc>
          <w:tcPr>
            <w:tcW w:w="4300" w:type="pct"/>
            <w:vAlign w:val="center"/>
          </w:tcPr>
          <w:p w14:paraId="150410B3" w14:textId="4E5604C6" w:rsidR="00694508" w:rsidRPr="00694508" w:rsidRDefault="0078186D" w:rsidP="00C51CD3"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δ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m:t>o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58016BA2" w14:textId="71ED1328" w:rsidR="00694508" w:rsidRPr="00694508" w:rsidRDefault="00694508" w:rsidP="00C51CD3">
            <w:bookmarkStart w:id="13" w:name="_Ref93442082"/>
            <w:r w:rsidRPr="00694508">
              <w:t>(</w:t>
            </w:r>
            <w:r w:rsidR="00F70738">
              <w:t>S</w:t>
            </w:r>
            <w:r w:rsidR="0078186D">
              <w:fldChar w:fldCharType="begin"/>
            </w:r>
            <w:r w:rsidR="0078186D">
              <w:instrText xml:space="preserve"> SEQ Equation \* ARABIC </w:instrText>
            </w:r>
            <w:r w:rsidR="0078186D">
              <w:fldChar w:fldCharType="separate"/>
            </w:r>
            <w:r w:rsidRPr="00694508">
              <w:rPr>
                <w:noProof/>
              </w:rPr>
              <w:t>11</w:t>
            </w:r>
            <w:r w:rsidR="0078186D">
              <w:rPr>
                <w:noProof/>
              </w:rPr>
              <w:fldChar w:fldCharType="end"/>
            </w:r>
            <w:bookmarkEnd w:id="13"/>
            <w:r w:rsidRPr="00694508">
              <w:t>)</w:t>
            </w:r>
          </w:p>
        </w:tc>
      </w:tr>
    </w:tbl>
    <w:p w14:paraId="295B1098" w14:textId="5F91D347" w:rsidR="00D1042D" w:rsidRPr="00694508" w:rsidRDefault="00D1042D" w:rsidP="00C51CD3">
      <w:r w:rsidRPr="00694508">
        <w:t xml:space="preserve">where </w:t>
      </w:r>
      <w:r w:rsidRPr="00694508">
        <w:rPr>
          <w:rFonts w:ascii="Cambria" w:hAnsi="Cambria" w:cs="Times New Roman"/>
          <w:i/>
        </w:rPr>
        <w:t>V</w:t>
      </w:r>
      <w:r w:rsidRPr="00694508">
        <w:rPr>
          <w:rFonts w:ascii="Times New Roman" w:hAnsi="Times New Roman" w:cs="Times New Roman"/>
          <w:i/>
        </w:rPr>
        <w:t xml:space="preserve"> </w:t>
      </w:r>
      <w:r w:rsidRPr="00694508">
        <w:t>is the (scaled) concentration of REV-ERB,</w:t>
      </w:r>
      <w:r w:rsidR="00D40829" w:rsidRPr="00694508">
        <w:t xml:space="preserve"> </w:t>
      </w:r>
      <w:r w:rsidR="00D40829" w:rsidRPr="00694508">
        <w:rPr>
          <w:rFonts w:ascii="Cambria" w:hAnsi="Cambria" w:cs="Times New Roman"/>
          <w:i/>
        </w:rPr>
        <w:t>V</w:t>
      </w:r>
      <w:r w:rsidR="00D40829" w:rsidRPr="00694508">
        <w:rPr>
          <w:rFonts w:ascii="Cambria" w:hAnsi="Cambria" w:cs="Times New Roman"/>
          <w:vertAlign w:val="subscript"/>
        </w:rPr>
        <w:t>max</w:t>
      </w:r>
      <w:r w:rsidR="00D40829" w:rsidRPr="00694508">
        <w:rPr>
          <w:rFonts w:ascii="Times New Roman" w:hAnsi="Times New Roman" w:cs="Times New Roman"/>
          <w:i/>
        </w:rPr>
        <w:t xml:space="preserve"> </w:t>
      </w:r>
      <w:r w:rsidR="00D40829" w:rsidRPr="00694508">
        <w:t>is the maximum achievable concentration of REV-ERB,</w:t>
      </w:r>
      <w:r w:rsidRPr="00694508">
        <w:t xml:space="preserve"> </w:t>
      </w:r>
      <w:r w:rsidR="00612233" w:rsidRPr="00694508">
        <w:rPr>
          <w:rFonts w:ascii="Cambria Math" w:hAnsi="Cambria Math"/>
          <w:i/>
        </w:rPr>
        <w:t>V</w:t>
      </w:r>
      <w:r w:rsidR="00612233" w:rsidRPr="00694508">
        <w:rPr>
          <w:rFonts w:ascii="Cambria Math" w:hAnsi="Cambria Math"/>
          <w:vertAlign w:val="subscript"/>
        </w:rPr>
        <w:t>o</w:t>
      </w:r>
      <w:r w:rsidRPr="00694508">
        <w:t xml:space="preserve"> is </w:t>
      </w:r>
      <w:r w:rsidR="00D40829" w:rsidRPr="00694508">
        <w:t xml:space="preserve">the REV-ERB concentration that would result in </w:t>
      </w:r>
      <w:r w:rsidR="00D40829" w:rsidRPr="00694508">
        <w:rPr>
          <w:rFonts w:ascii="Cambria" w:hAnsi="Cambria"/>
          <w:i/>
        </w:rPr>
        <w:t>A</w:t>
      </w:r>
      <w:r w:rsidR="00D40829" w:rsidRPr="00694508">
        <w:rPr>
          <w:rFonts w:ascii="Cambria" w:hAnsi="Cambria"/>
          <w:vertAlign w:val="subscript"/>
        </w:rPr>
        <w:t>T</w:t>
      </w:r>
      <w:r w:rsidR="00D40829" w:rsidRPr="00694508">
        <w:rPr>
          <w:rFonts w:ascii="Cambria" w:hAnsi="Cambria"/>
        </w:rPr>
        <w:t xml:space="preserve"> </w:t>
      </w:r>
      <w:r w:rsidR="00D40829" w:rsidRPr="00694508">
        <w:t>= 1 at steady state,</w:t>
      </w:r>
      <w:r w:rsidRPr="00694508">
        <w:t xml:space="preserve"> and </w:t>
      </w:r>
      <w:proofErr w:type="gramStart"/>
      <w:r w:rsidRPr="00694508">
        <w:rPr>
          <w:rFonts w:ascii="Cambria Math" w:hAnsi="Cambria Math"/>
          <w:i/>
        </w:rPr>
        <w:t>δ</w:t>
      </w:r>
      <w:r w:rsidRPr="00694508">
        <w:t xml:space="preserve">  is</w:t>
      </w:r>
      <w:proofErr w:type="gramEnd"/>
      <w:r w:rsidRPr="00694508">
        <w:t xml:space="preserve"> a rate constant that sets the time scale for the feedback loop.</w:t>
      </w:r>
      <w:r w:rsidR="000E5028" w:rsidRPr="00694508">
        <w:t xml:space="preserve"> </w:t>
      </w:r>
    </w:p>
    <w:p w14:paraId="25985C88" w14:textId="19CC74DF" w:rsidR="00D1042D" w:rsidRPr="00694508" w:rsidRDefault="00D1042D" w:rsidP="00C51CD3">
      <w:pPr>
        <w:rPr>
          <w:rFonts w:eastAsiaTheme="minorEastAsia"/>
        </w:rPr>
      </w:pPr>
      <w:r w:rsidRPr="00694508">
        <w:rPr>
          <w:rFonts w:eastAsiaTheme="minorEastAsia"/>
          <w:u w:val="single"/>
        </w:rPr>
        <w:t>Kim-Forger PNF Model</w:t>
      </w:r>
      <w:r w:rsidRPr="00694508">
        <w:rPr>
          <w:rFonts w:eastAsiaTheme="minorEastAsia"/>
        </w:rPr>
        <w:t xml:space="preserve">. </w:t>
      </w:r>
      <w:r w:rsidR="00020E43" w:rsidRPr="00694508">
        <w:t xml:space="preserve">Equations </w:t>
      </w:r>
      <w:r w:rsidR="00A67282" w:rsidRPr="00694508">
        <w:t>(1)-(4)</w:t>
      </w:r>
      <w:r w:rsidR="00020E43" w:rsidRPr="00694508">
        <w:t xml:space="preserve"> of the main text,</w:t>
      </w:r>
      <w:r w:rsidR="00020E43" w:rsidRPr="00694508">
        <w:rPr>
          <w:rFonts w:eastAsiaTheme="minorEastAsia"/>
        </w:rPr>
        <w:t xml:space="preserve"> </w:t>
      </w:r>
      <w:r w:rsidRPr="00694508">
        <w:rPr>
          <w:rFonts w:eastAsiaTheme="minorEastAsia"/>
        </w:rPr>
        <w:t>plus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4"/>
        <w:gridCol w:w="8020"/>
        <w:gridCol w:w="716"/>
      </w:tblGrid>
      <w:tr w:rsidR="00694508" w:rsidRPr="00694508" w14:paraId="05264B39" w14:textId="77777777" w:rsidTr="00B86F77">
        <w:tc>
          <w:tcPr>
            <w:tcW w:w="350" w:type="pct"/>
            <w:vAlign w:val="center"/>
          </w:tcPr>
          <w:p w14:paraId="6488D7FD" w14:textId="77777777" w:rsidR="00694508" w:rsidRPr="00694508" w:rsidRDefault="00694508" w:rsidP="00C51CD3"/>
        </w:tc>
        <w:tc>
          <w:tcPr>
            <w:tcW w:w="4300" w:type="pct"/>
            <w:vAlign w:val="center"/>
          </w:tcPr>
          <w:p w14:paraId="70D2E065" w14:textId="5C2AAF7E" w:rsidR="00694508" w:rsidRPr="00694508" w:rsidRDefault="0078186D" w:rsidP="00C51CD3"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dR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δ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m:rPr>
                            <m:nor/>
                          </m:rPr>
                          <m:t>max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free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m:t>T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V</m:t>
                    </m:r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64F77A93" w14:textId="2F04D939" w:rsidR="00694508" w:rsidRPr="00694508" w:rsidRDefault="00694508" w:rsidP="00C51CD3">
            <w:bookmarkStart w:id="14" w:name="_Ref93443066"/>
            <w:r w:rsidRPr="00694508">
              <w:t>(</w:t>
            </w:r>
            <w:r w:rsidR="00F70738">
              <w:t>S</w:t>
            </w:r>
            <w:r w:rsidR="0078186D">
              <w:fldChar w:fldCharType="begin"/>
            </w:r>
            <w:r w:rsidR="0078186D">
              <w:instrText xml:space="preserve"> SEQ Equation \* ARABIC </w:instrText>
            </w:r>
            <w:r w:rsidR="0078186D">
              <w:fldChar w:fldCharType="separate"/>
            </w:r>
            <w:r w:rsidRPr="00694508">
              <w:rPr>
                <w:noProof/>
              </w:rPr>
              <w:t>12</w:t>
            </w:r>
            <w:r w:rsidR="0078186D">
              <w:rPr>
                <w:noProof/>
              </w:rPr>
              <w:fldChar w:fldCharType="end"/>
            </w:r>
            <w:bookmarkEnd w:id="14"/>
            <w:r w:rsidRPr="00694508">
              <w:t>)</w:t>
            </w:r>
          </w:p>
        </w:tc>
      </w:tr>
      <w:tr w:rsidR="00694508" w:rsidRPr="00694508" w14:paraId="32E53A53" w14:textId="77777777" w:rsidTr="00B86F77">
        <w:tc>
          <w:tcPr>
            <w:tcW w:w="350" w:type="pct"/>
            <w:vAlign w:val="center"/>
          </w:tcPr>
          <w:p w14:paraId="681F86D3" w14:textId="77777777" w:rsidR="00694508" w:rsidRPr="00694508" w:rsidRDefault="00694508" w:rsidP="00C51CD3"/>
        </w:tc>
        <w:tc>
          <w:tcPr>
            <w:tcW w:w="4300" w:type="pct"/>
            <w:vAlign w:val="center"/>
          </w:tcPr>
          <w:p w14:paraId="1C842E5C" w14:textId="5B0F42E6" w:rsidR="00694508" w:rsidRPr="00694508" w:rsidRDefault="0078186D" w:rsidP="00C51CD3"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δ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m:t>o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15F353DE" w14:textId="680E2490" w:rsidR="00694508" w:rsidRPr="00694508" w:rsidRDefault="00694508" w:rsidP="00C51CD3">
            <w:bookmarkStart w:id="15" w:name="_Ref93443077"/>
            <w:r w:rsidRPr="00694508">
              <w:t>(</w:t>
            </w:r>
            <w:r w:rsidR="00F70738">
              <w:t>S</w:t>
            </w:r>
            <w:r w:rsidR="0078186D">
              <w:fldChar w:fldCharType="begin"/>
            </w:r>
            <w:r w:rsidR="0078186D">
              <w:instrText xml:space="preserve"> SEQ Equation \* ARABIC </w:instrText>
            </w:r>
            <w:r w:rsidR="0078186D">
              <w:fldChar w:fldCharType="separate"/>
            </w:r>
            <w:r w:rsidRPr="00694508">
              <w:rPr>
                <w:noProof/>
              </w:rPr>
              <w:t>13</w:t>
            </w:r>
            <w:r w:rsidR="0078186D">
              <w:rPr>
                <w:noProof/>
              </w:rPr>
              <w:fldChar w:fldCharType="end"/>
            </w:r>
            <w:bookmarkEnd w:id="15"/>
            <w:r w:rsidRPr="00694508">
              <w:t>)</w:t>
            </w:r>
          </w:p>
        </w:tc>
      </w:tr>
    </w:tbl>
    <w:p w14:paraId="11AC5574" w14:textId="7C143AE7" w:rsidR="00D1042D" w:rsidRPr="00694508" w:rsidRDefault="00D1042D" w:rsidP="00C51CD3">
      <w:r w:rsidRPr="00694508">
        <w:t>where</w:t>
      </w:r>
      <w:r w:rsidRPr="00694508">
        <w:rPr>
          <w:rFonts w:ascii="Times New Roman" w:hAnsi="Times New Roman" w:cs="Times New Roman"/>
        </w:rPr>
        <w:t xml:space="preserve"> </w:t>
      </w:r>
      <w:r w:rsidRPr="00694508">
        <w:rPr>
          <w:rFonts w:ascii="Cambria" w:hAnsi="Cambria" w:cs="Times New Roman"/>
          <w:i/>
        </w:rPr>
        <w:t>R</w:t>
      </w:r>
      <w:r w:rsidRPr="00694508">
        <w:t xml:space="preserve"> is the (scaled) concentration of ROR, and</w:t>
      </w:r>
      <w:r w:rsidR="00D40829" w:rsidRPr="00694508">
        <w:t xml:space="preserve"> </w:t>
      </w:r>
      <w:proofErr w:type="spellStart"/>
      <w:r w:rsidR="00D40829" w:rsidRPr="00694508">
        <w:rPr>
          <w:rFonts w:ascii="Cambria" w:hAnsi="Cambria"/>
          <w:i/>
        </w:rPr>
        <w:t>R</w:t>
      </w:r>
      <w:r w:rsidR="00D40829" w:rsidRPr="00694508">
        <w:rPr>
          <w:rFonts w:ascii="Cambria" w:hAnsi="Cambria"/>
          <w:vertAlign w:val="subscript"/>
        </w:rPr>
        <w:t>max</w:t>
      </w:r>
      <w:proofErr w:type="spellEnd"/>
      <w:r w:rsidR="00D40829" w:rsidRPr="00694508">
        <w:t>,</w:t>
      </w:r>
      <w:r w:rsidRPr="00694508">
        <w:t xml:space="preserve"> </w:t>
      </w:r>
      <w:r w:rsidR="00612233" w:rsidRPr="00694508">
        <w:rPr>
          <w:rFonts w:ascii="Cambria" w:hAnsi="Cambria"/>
          <w:i/>
        </w:rPr>
        <w:t>R</w:t>
      </w:r>
      <w:r w:rsidR="00612233" w:rsidRPr="00694508">
        <w:rPr>
          <w:rFonts w:ascii="Cambria" w:hAnsi="Cambria"/>
          <w:vertAlign w:val="subscript"/>
        </w:rPr>
        <w:t>o</w:t>
      </w:r>
      <w:r w:rsidRPr="00694508">
        <w:t xml:space="preserve"> and </w:t>
      </w:r>
      <w:r w:rsidRPr="00694508">
        <w:rPr>
          <w:rFonts w:ascii="Cambria Math" w:hAnsi="Cambria Math"/>
          <w:i/>
        </w:rPr>
        <w:t>δ</w:t>
      </w:r>
      <w:r w:rsidRPr="00694508">
        <w:t xml:space="preserve"> are defined similarly as in the NNF equations.</w:t>
      </w:r>
      <w:r w:rsidR="00D40829" w:rsidRPr="00694508">
        <w:t xml:space="preserve"> For simulations of the NNF and PNF models, Kim &amp; Forger chose </w:t>
      </w:r>
      <w:proofErr w:type="gramStart"/>
      <w:r w:rsidR="00D40829" w:rsidRPr="00694508">
        <w:rPr>
          <w:rFonts w:ascii="Cambria Math" w:hAnsi="Cambria Math"/>
          <w:i/>
        </w:rPr>
        <w:t>δ</w:t>
      </w:r>
      <w:r w:rsidR="00D40829" w:rsidRPr="00694508">
        <w:t xml:space="preserve">  =</w:t>
      </w:r>
      <w:proofErr w:type="gramEnd"/>
      <w:r w:rsidR="00D40829" w:rsidRPr="00694508">
        <w:t xml:space="preserve"> 0.2, </w:t>
      </w:r>
      <w:r w:rsidR="00D40829" w:rsidRPr="00694508">
        <w:rPr>
          <w:rFonts w:ascii="Cambria" w:hAnsi="Cambria"/>
          <w:i/>
        </w:rPr>
        <w:t>V</w:t>
      </w:r>
      <w:r w:rsidR="00D40829" w:rsidRPr="00694508">
        <w:rPr>
          <w:rFonts w:ascii="Cambria" w:hAnsi="Cambria"/>
          <w:vertAlign w:val="subscript"/>
        </w:rPr>
        <w:t>max</w:t>
      </w:r>
      <w:r w:rsidR="00D40829" w:rsidRPr="00694508">
        <w:t xml:space="preserve"> = </w:t>
      </w:r>
      <w:proofErr w:type="spellStart"/>
      <w:r w:rsidR="00D40829" w:rsidRPr="00694508">
        <w:rPr>
          <w:rFonts w:ascii="Cambria" w:hAnsi="Cambria"/>
          <w:i/>
        </w:rPr>
        <w:lastRenderedPageBreak/>
        <w:t>R</w:t>
      </w:r>
      <w:r w:rsidR="00D40829" w:rsidRPr="00694508">
        <w:rPr>
          <w:rFonts w:ascii="Cambria" w:hAnsi="Cambria"/>
          <w:vertAlign w:val="subscript"/>
        </w:rPr>
        <w:t>max</w:t>
      </w:r>
      <w:proofErr w:type="spellEnd"/>
      <w:r w:rsidR="00D40829" w:rsidRPr="00694508">
        <w:t xml:space="preserve"> = 5, </w:t>
      </w:r>
      <w:r w:rsidR="00A20CE2" w:rsidRPr="00694508">
        <w:t xml:space="preserve">and they adjusted </w:t>
      </w:r>
      <w:r w:rsidR="00A20CE2" w:rsidRPr="00694508">
        <w:rPr>
          <w:rFonts w:ascii="Cambria" w:hAnsi="Cambria"/>
          <w:i/>
        </w:rPr>
        <w:t>V</w:t>
      </w:r>
      <w:r w:rsidR="00A20CE2" w:rsidRPr="00694508">
        <w:rPr>
          <w:rFonts w:ascii="Cambria" w:hAnsi="Cambria"/>
          <w:vertAlign w:val="subscript"/>
        </w:rPr>
        <w:t>o</w:t>
      </w:r>
      <w:r w:rsidR="00A20CE2" w:rsidRPr="00694508">
        <w:t xml:space="preserve"> and </w:t>
      </w:r>
      <w:r w:rsidR="00A20CE2" w:rsidRPr="00694508">
        <w:rPr>
          <w:rFonts w:ascii="Cambria" w:hAnsi="Cambria"/>
          <w:i/>
        </w:rPr>
        <w:t>R</w:t>
      </w:r>
      <w:r w:rsidR="00A20CE2" w:rsidRPr="00694508">
        <w:rPr>
          <w:rFonts w:ascii="Cambria" w:hAnsi="Cambria"/>
          <w:vertAlign w:val="subscript"/>
        </w:rPr>
        <w:t>o</w:t>
      </w:r>
      <w:r w:rsidR="00A20CE2" w:rsidRPr="00694508">
        <w:t xml:space="preserve"> to make the NNF and PNF models have the same average activator concentration, </w:t>
      </w:r>
      <w:r w:rsidR="00A20CE2" w:rsidRPr="00694508">
        <w:rPr>
          <w:rFonts w:ascii="Cambria" w:hAnsi="Cambria"/>
        </w:rPr>
        <w:t>&lt;</w:t>
      </w:r>
      <w:r w:rsidR="00A20CE2" w:rsidRPr="00694508">
        <w:rPr>
          <w:rFonts w:ascii="Cambria" w:hAnsi="Cambria"/>
          <w:i/>
        </w:rPr>
        <w:t>A</w:t>
      </w:r>
      <w:r w:rsidR="00A20CE2" w:rsidRPr="00694508">
        <w:rPr>
          <w:rFonts w:ascii="Cambria" w:hAnsi="Cambria"/>
          <w:vertAlign w:val="subscript"/>
        </w:rPr>
        <w:t>T</w:t>
      </w:r>
      <w:r w:rsidR="00A20CE2" w:rsidRPr="00694508">
        <w:rPr>
          <w:rFonts w:ascii="Cambria" w:hAnsi="Cambria"/>
        </w:rPr>
        <w:t>&gt;</w:t>
      </w:r>
      <w:r w:rsidR="00A20CE2" w:rsidRPr="00694508">
        <w:t>, as the SNF model</w:t>
      </w:r>
      <w:r w:rsidRPr="00694508">
        <w:t>.</w:t>
      </w:r>
    </w:p>
    <w:p w14:paraId="16352AF4" w14:textId="4F35E278" w:rsidR="00634B61" w:rsidRPr="00634B61" w:rsidRDefault="00A6010D" w:rsidP="00C51CD3">
      <w:pPr>
        <w:pStyle w:val="Heading1"/>
        <w:spacing w:before="360"/>
      </w:pPr>
      <w:bookmarkStart w:id="16" w:name="_Toc94221639"/>
      <w:r>
        <w:t>N</w:t>
      </w:r>
      <w:r w:rsidR="00634B61" w:rsidRPr="00634B61">
        <w:t>on</w:t>
      </w:r>
      <w:r w:rsidR="005833E0">
        <w:t>-</w:t>
      </w:r>
      <w:r w:rsidR="00B6300C">
        <w:t>dimensionalization of the m</w:t>
      </w:r>
      <w:r w:rsidR="00634B61" w:rsidRPr="00634B61">
        <w:t>odified Kim-Forger equations</w:t>
      </w:r>
      <w:bookmarkEnd w:id="16"/>
    </w:p>
    <w:p w14:paraId="10BDA30B" w14:textId="7A040C21" w:rsidR="00634B61" w:rsidRDefault="00634B61" w:rsidP="00C51CD3">
      <w:r w:rsidRPr="00634B61">
        <w:t>The models presented in this paper, as well as Kim and Forger</w:t>
      </w:r>
      <w:r w:rsidR="00F502DF">
        <w:t>’</w:t>
      </w:r>
      <w:r w:rsidRPr="00634B61">
        <w:t>s original models, were</w:t>
      </w:r>
      <w:r w:rsidR="00F502DF">
        <w:t xml:space="preserve"> cast in</w:t>
      </w:r>
      <w:r w:rsidRPr="00634B61">
        <w:t xml:space="preserve"> non</w:t>
      </w:r>
      <w:r w:rsidR="00F502DF">
        <w:t>-dimensional form</w:t>
      </w:r>
      <w:r w:rsidRPr="00634B61">
        <w:t xml:space="preserve"> </w:t>
      </w:r>
      <w:r w:rsidR="009D6FB9">
        <w:t>before simulation and analysis.</w:t>
      </w:r>
      <w:r w:rsidRPr="00634B61">
        <w:t xml:space="preserve"> </w:t>
      </w:r>
      <w:r w:rsidR="00B55450">
        <w:t>For</w:t>
      </w:r>
      <w:r w:rsidR="00F502DF">
        <w:t xml:space="preserve"> example, we </w:t>
      </w:r>
      <w:r w:rsidR="00B55450">
        <w:t>show how to non-</w:t>
      </w:r>
      <w:proofErr w:type="spellStart"/>
      <w:r w:rsidR="00F502DF">
        <w:t>dimensional</w:t>
      </w:r>
      <w:r w:rsidR="00B55450">
        <w:t>ize</w:t>
      </w:r>
      <w:proofErr w:type="spellEnd"/>
      <w:r w:rsidR="00F502DF">
        <w:t xml:space="preserve"> the</w:t>
      </w:r>
      <w:r w:rsidR="00F502DF" w:rsidRPr="00634B61">
        <w:t xml:space="preserve"> SNF</w:t>
      </w:r>
      <w:r w:rsidR="00F502DF">
        <w:t>(</w:t>
      </w:r>
      <w:r w:rsidR="001E3EFC">
        <w:t>1</w:t>
      </w:r>
      <w:r w:rsidR="00F502DF">
        <w:t>M8)</w:t>
      </w:r>
      <w:r w:rsidR="00F502DF" w:rsidRPr="00634B61">
        <w:t xml:space="preserve"> </w:t>
      </w:r>
      <w:r w:rsidR="00F502DF">
        <w:t>model</w:t>
      </w:r>
      <w:r w:rsidR="00332B1A">
        <w:t xml:space="preserve">, and the other variations use </w:t>
      </w:r>
      <w:r w:rsidR="00C1377D">
        <w:t xml:space="preserve">the same </w:t>
      </w:r>
      <w:r w:rsidR="00332B1A">
        <w:t>non-dimensionalization factors</w:t>
      </w:r>
      <w:r w:rsidR="00061A9F">
        <w:t xml:space="preserve"> for the variables</w:t>
      </w:r>
      <w:r w:rsidR="00332B1A">
        <w:t>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675"/>
        <w:gridCol w:w="4675"/>
      </w:tblGrid>
      <w:tr w:rsidR="005833E0" w:rsidRPr="005833E0" w14:paraId="75112C55" w14:textId="77777777" w:rsidTr="009175D5">
        <w:trPr>
          <w:trHeight w:val="576"/>
        </w:trPr>
        <w:tc>
          <w:tcPr>
            <w:tcW w:w="4675" w:type="dxa"/>
            <w:vAlign w:val="center"/>
          </w:tcPr>
          <w:p w14:paraId="456A8216" w14:textId="27C8D199" w:rsidR="005833E0" w:rsidRPr="005833E0" w:rsidRDefault="005833E0" w:rsidP="00C51CD3">
            <w:r w:rsidRPr="005833E0">
              <w:t>Dimensional Equations</w:t>
            </w:r>
          </w:p>
        </w:tc>
        <w:tc>
          <w:tcPr>
            <w:tcW w:w="4675" w:type="dxa"/>
            <w:vAlign w:val="center"/>
          </w:tcPr>
          <w:p w14:paraId="220D58B7" w14:textId="589020C9" w:rsidR="005833E0" w:rsidRPr="005833E0" w:rsidRDefault="005833E0" w:rsidP="00C51CD3">
            <w:r w:rsidRPr="005833E0">
              <w:t>Non-dimensional Equations</w:t>
            </w:r>
          </w:p>
        </w:tc>
      </w:tr>
      <w:tr w:rsidR="00C41728" w14:paraId="131F6554" w14:textId="77777777" w:rsidTr="000D2ABD">
        <w:trPr>
          <w:trHeight w:val="864"/>
        </w:trPr>
        <w:tc>
          <w:tcPr>
            <w:tcW w:w="4675" w:type="dxa"/>
            <w:vAlign w:val="center"/>
          </w:tcPr>
          <w:p w14:paraId="1EDE3956" w14:textId="0AE87A8F" w:rsidR="00C41728" w:rsidRDefault="0078186D" w:rsidP="00C51CD3">
            <w:pPr>
              <w:rPr>
                <w:rFonts w:cstheme="minorHAnsi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acc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free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</m:acc>
                      </m:e>
                      <m:sub>
                        <m:r>
                          <m:rPr>
                            <m:nor/>
                          </m:rPr>
                          <m:t>A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acc>
                  <m:accPr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</m:oMath>
            </m:oMathPara>
          </w:p>
        </w:tc>
        <w:tc>
          <w:tcPr>
            <w:tcW w:w="4675" w:type="dxa"/>
            <w:vAlign w:val="center"/>
          </w:tcPr>
          <w:p w14:paraId="4E4A4AAB" w14:textId="3C751ABD" w:rsidR="00C41728" w:rsidRDefault="0078186D" w:rsidP="00C51CD3">
            <w:pPr>
              <w:rPr>
                <w:rFonts w:cstheme="minorHAnsi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dM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α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free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m:rPr>
                            <m:nor/>
                          </m:rPr>
                          <m:t>A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M</m:t>
                </m:r>
              </m:oMath>
            </m:oMathPara>
          </w:p>
        </w:tc>
      </w:tr>
      <w:tr w:rsidR="00C41728" w14:paraId="6A0F6B0D" w14:textId="77777777" w:rsidTr="000D2ABD">
        <w:trPr>
          <w:trHeight w:val="864"/>
        </w:trPr>
        <w:tc>
          <w:tcPr>
            <w:tcW w:w="4675" w:type="dxa"/>
            <w:vAlign w:val="center"/>
          </w:tcPr>
          <w:p w14:paraId="25A760C1" w14:textId="0D491BA7" w:rsidR="00C41728" w:rsidRDefault="0078186D" w:rsidP="00C51CD3">
            <w:pPr>
              <w:rPr>
                <w:rFonts w:cstheme="minorHAnsi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acc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acc>
                  <m:accPr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675" w:type="dxa"/>
            <w:vAlign w:val="center"/>
          </w:tcPr>
          <w:p w14:paraId="213785A9" w14:textId="5BB5DCC5" w:rsidR="00C41728" w:rsidRDefault="0078186D" w:rsidP="00C51CD3">
            <w:pPr>
              <w:rPr>
                <w:rFonts w:cstheme="minorHAnsi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C41728" w14:paraId="7F8C47EB" w14:textId="77777777" w:rsidTr="000D2ABD">
        <w:trPr>
          <w:trHeight w:val="864"/>
        </w:trPr>
        <w:tc>
          <w:tcPr>
            <w:tcW w:w="4675" w:type="dxa"/>
            <w:vAlign w:val="center"/>
          </w:tcPr>
          <w:p w14:paraId="6C7E18DD" w14:textId="091D503A" w:rsidR="00C41728" w:rsidRDefault="0078186D" w:rsidP="00C51CD3">
            <w:pPr>
              <w:rPr>
                <w:rFonts w:cstheme="minorHAnsi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acc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675" w:type="dxa"/>
            <w:vAlign w:val="center"/>
          </w:tcPr>
          <w:p w14:paraId="3C8CC5C7" w14:textId="01A7539B" w:rsidR="00C41728" w:rsidRDefault="0078186D" w:rsidP="00C51CD3">
            <w:pPr>
              <w:rPr>
                <w:rFonts w:cstheme="minorHAnsi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C41728" w14:paraId="39A5DA34" w14:textId="77777777" w:rsidTr="000D2ABD">
        <w:trPr>
          <w:trHeight w:val="864"/>
        </w:trPr>
        <w:tc>
          <w:tcPr>
            <w:tcW w:w="4675" w:type="dxa"/>
            <w:vAlign w:val="center"/>
          </w:tcPr>
          <w:p w14:paraId="43B00067" w14:textId="7E90DD02" w:rsidR="00C41728" w:rsidRDefault="0078186D" w:rsidP="00C51CD3">
            <w:pPr>
              <w:rPr>
                <w:rFonts w:cstheme="minorHAnsi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acc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675" w:type="dxa"/>
            <w:vAlign w:val="center"/>
          </w:tcPr>
          <w:p w14:paraId="520C36F9" w14:textId="5CFA91CE" w:rsidR="00C41728" w:rsidRDefault="0078186D" w:rsidP="00C51CD3">
            <w:pPr>
              <w:rPr>
                <w:rFonts w:cstheme="minorHAnsi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C41728" w14:paraId="35C8658C" w14:textId="77777777" w:rsidTr="000D2ABD">
        <w:trPr>
          <w:trHeight w:val="864"/>
        </w:trPr>
        <w:tc>
          <w:tcPr>
            <w:tcW w:w="4675" w:type="dxa"/>
            <w:vAlign w:val="center"/>
          </w:tcPr>
          <w:p w14:paraId="2AB0DE60" w14:textId="361E4295" w:rsidR="00C41728" w:rsidRDefault="0078186D" w:rsidP="00C51CD3">
            <w:pPr>
              <w:rPr>
                <w:rFonts w:cstheme="minorHAnsi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acc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4675" w:type="dxa"/>
            <w:vAlign w:val="center"/>
          </w:tcPr>
          <w:p w14:paraId="5E4FC86A" w14:textId="58EDFA9D" w:rsidR="00C41728" w:rsidRDefault="0078186D" w:rsidP="00C51CD3">
            <w:pPr>
              <w:rPr>
                <w:rFonts w:cstheme="minorHAnsi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</w:tr>
      <w:tr w:rsidR="00C41728" w14:paraId="079CBC96" w14:textId="77777777" w:rsidTr="000D2ABD">
        <w:trPr>
          <w:trHeight w:val="864"/>
        </w:trPr>
        <w:tc>
          <w:tcPr>
            <w:tcW w:w="4675" w:type="dxa"/>
            <w:vAlign w:val="center"/>
          </w:tcPr>
          <w:p w14:paraId="63EC79EF" w14:textId="10988468" w:rsidR="00C41728" w:rsidRDefault="0078186D" w:rsidP="00C51CD3">
            <w:pPr>
              <w:rPr>
                <w:rFonts w:cstheme="minorHAnsi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acc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4675" w:type="dxa"/>
            <w:vAlign w:val="center"/>
          </w:tcPr>
          <w:p w14:paraId="020EAA02" w14:textId="43D0ECA3" w:rsidR="00C41728" w:rsidRDefault="0078186D" w:rsidP="00C51CD3">
            <w:pPr>
              <w:rPr>
                <w:rFonts w:cstheme="minorHAnsi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5</m:t>
                    </m:r>
                  </m:sub>
                </m:sSub>
              </m:oMath>
            </m:oMathPara>
          </w:p>
        </w:tc>
      </w:tr>
      <w:tr w:rsidR="009D61A9" w14:paraId="2C40C684" w14:textId="77777777" w:rsidTr="000D2ABD">
        <w:trPr>
          <w:trHeight w:val="864"/>
        </w:trPr>
        <w:tc>
          <w:tcPr>
            <w:tcW w:w="4675" w:type="dxa"/>
            <w:vAlign w:val="center"/>
          </w:tcPr>
          <w:p w14:paraId="35E4FF1F" w14:textId="0F4D26E8" w:rsidR="009D61A9" w:rsidRDefault="0078186D" w:rsidP="00C51CD3">
            <w:pPr>
              <w:rPr>
                <w:rFonts w:ascii="Calibri" w:eastAsia="Calibri" w:hAnsi="Calibri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6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acc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7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4675" w:type="dxa"/>
            <w:vAlign w:val="center"/>
          </w:tcPr>
          <w:p w14:paraId="2D1C283F" w14:textId="232FAE85" w:rsidR="009D61A9" w:rsidRDefault="0078186D" w:rsidP="00C51CD3">
            <w:pPr>
              <w:rPr>
                <w:rFonts w:ascii="Calibri" w:eastAsia="Calibri" w:hAnsi="Calibri" w:cs="Calibri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6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</m:sub>
                </m:sSub>
              </m:oMath>
            </m:oMathPara>
          </w:p>
        </w:tc>
      </w:tr>
      <w:tr w:rsidR="00C41728" w14:paraId="00E843BC" w14:textId="77777777" w:rsidTr="000D2ABD">
        <w:trPr>
          <w:trHeight w:val="864"/>
        </w:trPr>
        <w:tc>
          <w:tcPr>
            <w:tcW w:w="4675" w:type="dxa"/>
            <w:vAlign w:val="center"/>
          </w:tcPr>
          <w:p w14:paraId="22FB8044" w14:textId="3CAA2059" w:rsidR="00C41728" w:rsidRDefault="0078186D" w:rsidP="00C51CD3">
            <w:pPr>
              <w:rPr>
                <w:rFonts w:cstheme="minorHAnsi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acc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acc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8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acc>
                      </m:e>
                      <m:sub>
                        <m:r>
                          <m:rPr>
                            <m:nor/>
                          </m:rPr>
                          <m:t>max</m:t>
                        </m:r>
                      </m:sub>
                    </m:sSub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acc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</m:acc>
                      </m:e>
                      <m:sub>
                        <m:r>
                          <m:rPr>
                            <m:nor/>
                          </m:rPr>
                          <m:t>m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acc>
                  </m:den>
                </m:f>
              </m:oMath>
            </m:oMathPara>
          </w:p>
        </w:tc>
        <w:tc>
          <w:tcPr>
            <w:tcW w:w="4675" w:type="dxa"/>
            <w:vAlign w:val="center"/>
          </w:tcPr>
          <w:p w14:paraId="25747CE6" w14:textId="2FEE750F" w:rsidR="00C41728" w:rsidRDefault="0078186D" w:rsidP="00C51CD3">
            <w:pPr>
              <w:rPr>
                <w:rFonts w:cstheme="minorHAnsi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  <m:sub>
                        <m:r>
                          <m:rPr>
                            <m:nor/>
                          </m:rPr>
                          <m:t>max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m:rPr>
                            <m:nor/>
                          </m:rPr>
                          <m:t>m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P</m:t>
                    </m:r>
                  </m:den>
                </m:f>
              </m:oMath>
            </m:oMathPara>
          </w:p>
        </w:tc>
      </w:tr>
      <w:tr w:rsidR="005833E0" w14:paraId="7053B4A0" w14:textId="77777777" w:rsidTr="00D63199">
        <w:trPr>
          <w:trHeight w:val="1008"/>
        </w:trPr>
        <w:tc>
          <w:tcPr>
            <w:tcW w:w="4675" w:type="dxa"/>
            <w:vAlign w:val="center"/>
          </w:tcPr>
          <w:p w14:paraId="697B39A8" w14:textId="5723337C" w:rsidR="005833E0" w:rsidRDefault="000D2ABD" w:rsidP="00C51CD3">
            <w:pPr>
              <w:rPr>
                <w:rFonts w:cstheme="minorHAnsi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free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acc>
                  </m:e>
                  <m:sub>
                    <m:r>
                      <m:rPr>
                        <m:nor/>
                      </m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acc>
                  <m:accPr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acc>
                  </m:e>
                  <m:sub>
                    <m:r>
                      <m:rPr>
                        <m:nor/>
                      </m:rPr>
                      <m:t>d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m:rPr>
                                    <m:nor/>
                                  </m:rPr>
                                  <m:t>T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</m:acc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m:rPr>
                                    <m:nor/>
                                  </m:rPr>
                                  <m:t>d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+4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</m:acc>
                      </m:e>
                      <m:sub>
                        <m:r>
                          <m:rPr>
                            <m:nor/>
                          </m:rPr>
                          <m:t>T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</m:acc>
                      </m:e>
                      <m:sub>
                        <m:r>
                          <m:rPr>
                            <m:nor/>
                          </m:rPr>
                          <m:t>d</m:t>
                        </m:r>
                      </m:sub>
                    </m:sSub>
                  </m:e>
                </m:rad>
              </m:oMath>
            </m:oMathPara>
          </w:p>
        </w:tc>
        <w:tc>
          <w:tcPr>
            <w:tcW w:w="4675" w:type="dxa"/>
            <w:vAlign w:val="center"/>
          </w:tcPr>
          <w:p w14:paraId="375FC6A0" w14:textId="38A07003" w:rsidR="005833E0" w:rsidRDefault="00F142B0" w:rsidP="00C51CD3">
            <w:pPr>
              <w:rPr>
                <w:rFonts w:cstheme="minorHAnsi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free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nor/>
                      </m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-1+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m:rPr>
                                    <m:nor/>
                                  </m:rPr>
                                  <m:t>T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-1</m:t>
                            </m:r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+4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m:t>T</m:t>
                        </m:r>
                      </m:sub>
                    </m:sSub>
                  </m:e>
                </m:rad>
              </m:oMath>
            </m:oMathPara>
          </w:p>
        </w:tc>
      </w:tr>
    </w:tbl>
    <w:p w14:paraId="4968D32A" w14:textId="669F1BE7" w:rsidR="00634B61" w:rsidRDefault="005833E0" w:rsidP="00340B02">
      <w:pPr>
        <w:spacing w:before="120"/>
        <w:rPr>
          <w:rFonts w:eastAsiaTheme="minorEastAsia"/>
        </w:rPr>
      </w:pPr>
      <w:r>
        <w:lastRenderedPageBreak/>
        <w:t xml:space="preserve">where we have already set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  <m:r>
          <w:rPr>
            <w:rFonts w:ascii="Cambria Math" w:eastAsiaTheme="minorEastAsia" w:hAnsi="Cambria Math" w:cs="Times New Roman"/>
          </w:rPr>
          <m:t>…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=</m:t>
            </m:r>
            <m:acc>
              <m:acc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</w:rPr>
              <m:t>7</m:t>
            </m:r>
          </m:sub>
        </m:sSub>
      </m:oMath>
      <w:r w:rsidR="00823025">
        <w:t>, because this constraint makes oscillations most likely.</w:t>
      </w:r>
      <w:r w:rsidR="00482779">
        <w:t xml:space="preserve"> Species P</w:t>
      </w:r>
      <w:r w:rsidR="00482779" w:rsidRPr="00482779">
        <w:rPr>
          <w:vertAlign w:val="subscript"/>
        </w:rPr>
        <w:t>1</w:t>
      </w:r>
      <w:r w:rsidR="00482779">
        <w:t xml:space="preserve"> … P</w:t>
      </w:r>
      <w:r w:rsidR="00482779" w:rsidRPr="00482779">
        <w:rPr>
          <w:vertAlign w:val="subscript"/>
        </w:rPr>
        <w:t>6</w:t>
      </w:r>
      <w:r w:rsidR="00482779">
        <w:t xml:space="preserve"> represent both mRNA species (say, P</w:t>
      </w:r>
      <w:r w:rsidR="00482779" w:rsidRPr="00482779">
        <w:rPr>
          <w:vertAlign w:val="subscript"/>
        </w:rPr>
        <w:t>1</w:t>
      </w:r>
      <w:r w:rsidR="00482779">
        <w:t xml:space="preserve"> = mature mRNA in nucleus, P</w:t>
      </w:r>
      <w:r w:rsidR="00482779" w:rsidRPr="00482779">
        <w:rPr>
          <w:vertAlign w:val="subscript"/>
        </w:rPr>
        <w:t>2</w:t>
      </w:r>
      <w:r w:rsidR="00482779">
        <w:t xml:space="preserve"> = mRNA in cytoplasm) and PER proteins in the cytoplasm (say, P</w:t>
      </w:r>
      <w:r w:rsidR="00482779" w:rsidRPr="00482779">
        <w:rPr>
          <w:vertAlign w:val="subscript"/>
        </w:rPr>
        <w:t>3</w:t>
      </w:r>
      <w:r w:rsidR="00482779">
        <w:t xml:space="preserve"> = unphosphorylated PER, P</w:t>
      </w:r>
      <w:r w:rsidR="00482779" w:rsidRPr="00482779">
        <w:rPr>
          <w:vertAlign w:val="subscript"/>
        </w:rPr>
        <w:t>4</w:t>
      </w:r>
      <w:r w:rsidR="00482779">
        <w:t xml:space="preserve"> = monophosphorylated PER, etc.), and P = nuclear PER.</w:t>
      </w:r>
      <w:r w:rsidR="00823025">
        <w:t xml:space="preserve"> </w:t>
      </w:r>
      <w:r w:rsidR="00B55450" w:rsidRPr="00634B61">
        <w:t>The purpose of non</w:t>
      </w:r>
      <w:r w:rsidR="00B55450">
        <w:t>-</w:t>
      </w:r>
      <w:r w:rsidR="00B55450" w:rsidRPr="00634B61">
        <w:t xml:space="preserve">dimensionalization is to </w:t>
      </w:r>
      <w:r w:rsidR="00F142B0">
        <w:t>‘</w:t>
      </w:r>
      <w:r w:rsidR="00B55450" w:rsidRPr="00634B61">
        <w:t>scale away</w:t>
      </w:r>
      <w:r w:rsidR="00F142B0">
        <w:t>’</w:t>
      </w:r>
      <w:r w:rsidR="00B55450" w:rsidRPr="00634B61">
        <w:t xml:space="preserve"> as many of the </w:t>
      </w:r>
      <w:r w:rsidR="00B55450">
        <w:t>kinetic</w:t>
      </w:r>
      <w:r w:rsidR="00B55450" w:rsidRPr="00634B61">
        <w:t xml:space="preserve"> parameters as possible</w:t>
      </w:r>
      <w:r w:rsidR="00B55450">
        <w:t>,</w:t>
      </w:r>
      <w:r w:rsidR="00B55450" w:rsidRPr="00634B61">
        <w:t xml:space="preserve"> to </w:t>
      </w:r>
      <w:r w:rsidR="00B55450">
        <w:t>reduce the dimensionality of the space of independent</w:t>
      </w:r>
      <w:r w:rsidR="00B55450" w:rsidRPr="00634B61">
        <w:t xml:space="preserve"> parameters.  </w:t>
      </w:r>
      <w:r w:rsidR="00634B61" w:rsidRPr="00634B61">
        <w:rPr>
          <w:rFonts w:eastAsiaTheme="minorEastAsia"/>
        </w:rPr>
        <w:t xml:space="preserve">To </w:t>
      </w:r>
      <w:r w:rsidR="00B55450">
        <w:rPr>
          <w:rFonts w:eastAsiaTheme="minorEastAsia"/>
        </w:rPr>
        <w:t>this end, we make the following change of variables</w:t>
      </w:r>
      <w:r w:rsidR="00F142B0">
        <w:rPr>
          <w:rFonts w:eastAsiaTheme="minorEastAsia"/>
        </w:rPr>
        <w:t xml:space="preserve"> from</w:t>
      </w:r>
      <w:r w:rsidR="00823025">
        <w:rPr>
          <w:rFonts w:eastAsiaTheme="minorEastAsia"/>
        </w:rPr>
        <w:t xml:space="preserve"> </w:t>
      </w:r>
      <w:r w:rsidR="00F142B0">
        <w:rPr>
          <w:rFonts w:eastAsiaTheme="minorEastAsia"/>
        </w:rPr>
        <w:t>‘</w:t>
      </w:r>
      <w:r w:rsidR="00823025">
        <w:rPr>
          <w:rFonts w:eastAsiaTheme="minorEastAsia"/>
        </w:rPr>
        <w:t>hat-wearing</w:t>
      </w:r>
      <w:r w:rsidR="00F142B0">
        <w:rPr>
          <w:rFonts w:eastAsiaTheme="minorEastAsia"/>
        </w:rPr>
        <w:t>’</w:t>
      </w:r>
      <w:r w:rsidR="00823025">
        <w:rPr>
          <w:rFonts w:eastAsiaTheme="minorEastAsia"/>
        </w:rPr>
        <w:t xml:space="preserve"> variables</w:t>
      </w:r>
      <w:r w:rsidR="00F142B0">
        <w:rPr>
          <w:rFonts w:eastAsiaTheme="minorEastAsia"/>
        </w:rPr>
        <w:t xml:space="preserve"> (carrying physical units) to their respective</w:t>
      </w:r>
      <w:r w:rsidR="00823025">
        <w:rPr>
          <w:rFonts w:eastAsiaTheme="minorEastAsia"/>
        </w:rPr>
        <w:t xml:space="preserve"> dimensionless versions</w:t>
      </w:r>
      <w:r w:rsidR="00B55450">
        <w:rPr>
          <w:rFonts w:eastAsiaTheme="minorEastAsia"/>
        </w:rPr>
        <w:t>:</w:t>
      </w:r>
      <w:r w:rsidR="00634B61" w:rsidRPr="00634B61">
        <w:rPr>
          <w:rFonts w:eastAsiaTheme="minorEastAsia"/>
        </w:rPr>
        <w:t xml:space="preserve"> </w:t>
      </w:r>
    </w:p>
    <w:p w14:paraId="5FE96CFF" w14:textId="793E2E02" w:rsidR="00245DD1" w:rsidRPr="00245DD1" w:rsidRDefault="004967CD" w:rsidP="00C51CD3">
      <w:pPr>
        <w:rPr>
          <w:rFonts w:ascii="Times New Roman" w:hAnsi="Times New Roman"/>
        </w:rPr>
      </w:pPr>
      <w:r>
        <w:rPr>
          <w:rFonts w:eastAsiaTheme="minorEastAsia" w:cstheme="minorHAnsi"/>
        </w:rPr>
        <w:t xml:space="preserve">       </w:t>
      </w:r>
      <m:oMath>
        <m: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M</m:t>
                </m:r>
              </m:e>
            </m:acc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</m:e>
              <m:sub>
                <m:r>
                  <m:rPr>
                    <m:nor/>
                  </m:rPr>
                  <m:t>d</m:t>
                </m:r>
              </m:sub>
            </m:sSub>
          </m:den>
        </m:f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∙∙∙</m:t>
                </m:r>
                <m:acc>
                  <m:accPr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8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acc>
                  <m:accPr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7</m:t>
                </m:r>
              </m:sup>
            </m:sSubSup>
          </m:den>
        </m:f>
      </m:oMath>
      <w:r w:rsidR="00245DD1">
        <w:rPr>
          <w:rFonts w:ascii="Times New Roman" w:eastAsiaTheme="minorEastAsia" w:hAnsi="Times New Roman"/>
        </w:rPr>
        <w:t xml:space="preserve"> ,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</m:e>
              <m:sub>
                <m:r>
                  <m:rPr>
                    <m:nor/>
                  </m:rPr>
                  <m:t>d</m:t>
                </m:r>
              </m:sub>
            </m:sSub>
          </m:den>
        </m:f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4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∙∙∙</m:t>
                </m:r>
                <m:acc>
                  <m:accPr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8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acc>
                  <m:accPr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6</m:t>
                </m:r>
              </m:sup>
            </m:sSubSup>
          </m:den>
        </m:f>
      </m:oMath>
      <w:r w:rsidR="00245DD1">
        <w:rPr>
          <w:rFonts w:ascii="Times New Roman" w:eastAsiaTheme="minorEastAsia" w:hAnsi="Times New Roman"/>
        </w:rPr>
        <w:t xml:space="preserve"> ,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</m:e>
              <m:sub>
                <m:r>
                  <m:rPr>
                    <m:nor/>
                  </m:rPr>
                  <m:t>d</m:t>
                </m:r>
              </m:sub>
            </m:sSub>
          </m:den>
        </m:f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4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∙∙∙</m:t>
                </m:r>
                <m:acc>
                  <m:accPr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8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acc>
                  <m:accPr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5</m:t>
                </m:r>
              </m:sup>
            </m:sSubSup>
          </m:den>
        </m:f>
      </m:oMath>
      <w:r>
        <w:rPr>
          <w:rFonts w:ascii="Times New Roman" w:eastAsiaTheme="minorEastAsia" w:hAnsi="Times New Roman"/>
        </w:rPr>
        <w:t xml:space="preserve"> ,  …,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6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</m:e>
              <m:sub>
                <m:r>
                  <m:rPr>
                    <m:nor/>
                  </m:rPr>
                  <m:t>d</m:t>
                </m:r>
              </m:sub>
            </m:sSub>
          </m:den>
        </m:f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8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  <w:r>
        <w:rPr>
          <w:rFonts w:ascii="Times New Roman" w:eastAsiaTheme="minorEastAsia" w:hAnsi="Times New Roman"/>
        </w:rPr>
        <w:t xml:space="preserve"> ,  </w:t>
      </w:r>
      <m:oMath>
        <m: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P</m:t>
                </m:r>
              </m:e>
            </m:acc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</m:e>
              <m:sub>
                <m:r>
                  <m:rPr>
                    <m:nor/>
                  </m:rPr>
                  <m:t>d</m:t>
                </m:r>
              </m:sub>
            </m:sSub>
          </m:den>
        </m:f>
      </m:oMath>
      <w:r>
        <w:rPr>
          <w:rFonts w:ascii="Times New Roman" w:eastAsiaTheme="minorEastAsia" w:hAnsi="Times New Roman"/>
        </w:rPr>
        <w:t xml:space="preserve"> , 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=</m:t>
            </m:r>
            <m:acc>
              <m:accPr>
                <m:ctrlPr>
                  <w:rPr>
                    <w:rFonts w:ascii="Cambria Math" w:eastAsiaTheme="minorEastAsia" w:hAnsi="Cambria Math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β</m:t>
                </m:r>
              </m:e>
            </m:acc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acc>
          <m:accPr>
            <m:ctrlPr>
              <w:rPr>
                <w:rFonts w:ascii="Cambria Math" w:eastAsiaTheme="minorEastAsia" w:hAnsi="Cambria Math"/>
              </w:rPr>
            </m:ctrlPr>
          </m:accPr>
          <m:e>
            <m:r>
              <w:rPr>
                <w:rFonts w:ascii="Cambria Math" w:eastAsiaTheme="minorEastAsia" w:hAnsi="Cambria Math"/>
              </w:rPr>
              <m:t>t</m:t>
            </m:r>
          </m:e>
        </m:acc>
      </m:oMath>
    </w:p>
    <w:p w14:paraId="4BEB451E" w14:textId="140A1EE8" w:rsidR="00F142B0" w:rsidRPr="009175D5" w:rsidRDefault="008351EF" w:rsidP="00C51CD3">
      <w:r>
        <w:t>The dimensionless</w:t>
      </w:r>
      <w:r w:rsidRPr="00CE52C9">
        <w:t xml:space="preserve"> ODEs</w:t>
      </w:r>
      <w:r>
        <w:t xml:space="preserve"> (a</w:t>
      </w:r>
      <w:r w:rsidR="001E3EFC">
        <w:t xml:space="preserve">bove right) are governed by </w:t>
      </w:r>
      <w:r w:rsidR="00FC3694">
        <w:t>five</w:t>
      </w:r>
      <w:r w:rsidRPr="00CE52C9">
        <w:t xml:space="preserve"> </w:t>
      </w:r>
      <w:r>
        <w:t>dimensionless parameters:</w:t>
      </w:r>
    </w:p>
    <w:p w14:paraId="5579CB32" w14:textId="4DE36DC3" w:rsidR="00634B61" w:rsidRDefault="00844953" w:rsidP="00C51CD3">
      <w:pPr>
        <w:rPr>
          <w:rFonts w:ascii="Times New Roman" w:eastAsiaTheme="minorEastAsia" w:hAnsi="Times New Roman"/>
        </w:rPr>
      </w:pPr>
      <w:r>
        <w:rPr>
          <w:rFonts w:eastAsiaTheme="minorEastAsia"/>
        </w:rPr>
        <w:t xml:space="preserve">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m:rPr>
                <m:nor/>
              </m:rPr>
              <m:t>A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</m:e>
              <m:sub>
                <m:r>
                  <m:rPr>
                    <m:nor/>
                  </m:rPr>
                  <m:t>A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</m:e>
              <m:sub>
                <m:r>
                  <m:rPr>
                    <m:nor/>
                  </m:rPr>
                  <m:t>d</m:t>
                </m:r>
              </m:sub>
            </m:sSub>
          </m:den>
        </m:f>
      </m:oMath>
      <w:r w:rsidR="00634B61">
        <w:rPr>
          <w:rFonts w:ascii="Times New Roman" w:eastAsiaTheme="minorEastAsia" w:hAnsi="Times New Roman"/>
        </w:rPr>
        <w:t xml:space="preserve"> ,</w:t>
      </w:r>
      <w:r w:rsidR="004967CD">
        <w:rPr>
          <w:rFonts w:ascii="Times New Roman" w:eastAsiaTheme="minorEastAsia" w:hAnsi="Times New Roman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m:rPr>
                <m:nor/>
              </m:rPr>
              <m:t>m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</m:e>
              <m:sub>
                <m:r>
                  <m:rPr>
                    <m:nor/>
                  </m:rPr>
                  <m:t>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</m:e>
              <m:sub>
                <m:r>
                  <m:rPr>
                    <m:nor/>
                  </m:rPr>
                  <m:t>d</m:t>
                </m:r>
              </m:sub>
            </m:sSub>
          </m:den>
        </m:f>
      </m:oMath>
      <w:r w:rsidR="004967CD">
        <w:rPr>
          <w:rFonts w:ascii="Times New Roman" w:eastAsiaTheme="minorEastAsia" w:hAnsi="Times New Roman"/>
        </w:rPr>
        <w:t xml:space="preserve"> </w:t>
      </w:r>
      <w:r w:rsidR="00634B61">
        <w:rPr>
          <w:rFonts w:ascii="Times New Roman" w:eastAsiaTheme="minorEastAsia" w:hAnsi="Times New Roman"/>
        </w:rPr>
        <w:t>,</w:t>
      </w:r>
      <w:r w:rsidR="004967CD">
        <w:rPr>
          <w:rFonts w:ascii="Times New Roman" w:eastAsiaTheme="minorEastAsia" w:hAnsi="Times New Roman"/>
        </w:rPr>
        <w:t xml:space="preserve">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m:rPr>
                <m:nor/>
              </m:rPr>
              <m:t>T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</m:e>
              <m:sub>
                <m:r>
                  <m:rPr>
                    <m:nor/>
                  </m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</m:e>
              <m:sub>
                <m:r>
                  <m:rPr>
                    <m:nor/>
                  </m:rPr>
                  <m:t>d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634B61">
        <w:rPr>
          <w:rFonts w:ascii="Times New Roman" w:eastAsiaTheme="minorEastAsia" w:hAnsi="Times New Roman"/>
        </w:rPr>
        <w:t>,</w:t>
      </w:r>
      <w:r w:rsidR="004967CD">
        <w:rPr>
          <w:rFonts w:ascii="Times New Roman" w:eastAsiaTheme="minorEastAsia" w:hAnsi="Times New Roman"/>
        </w:rPr>
        <w:t xml:space="preserve"> </w:t>
      </w:r>
      <w:r w:rsidR="00634B61">
        <w:rPr>
          <w:rFonts w:ascii="Times New Roman" w:eastAsiaTheme="minorEastAsia" w:hAnsi="Times New Roman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β</m:t>
            </m:r>
          </m:e>
          <m:sub>
            <m:r>
              <m:rPr>
                <m:nor/>
              </m:rPr>
              <w:rPr>
                <w:rFonts w:eastAsiaTheme="minorEastAsia"/>
              </w:rPr>
              <m:t>max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β</m:t>
                    </m:r>
                  </m:e>
                </m:acc>
              </m:e>
              <m:sub>
                <m:r>
                  <m:rPr>
                    <m:nor/>
                  </m:rPr>
                  <w:rPr>
                    <w:rFonts w:eastAsiaTheme="minorEastAsia"/>
                  </w:rPr>
                  <m:t>max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β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</m:acc>
              </m:e>
              <m:sub>
                <m:r>
                  <m:rPr>
                    <m:nor/>
                  </m:rPr>
                  <w:rPr>
                    <w:rFonts w:eastAsiaTheme="minorEastAsia"/>
                  </w:rPr>
                  <m:t>d</m:t>
                </m:r>
              </m:sub>
            </m:sSub>
          </m:den>
        </m:f>
      </m:oMath>
      <w:r w:rsidR="008351EF">
        <w:rPr>
          <w:rFonts w:ascii="Times New Roman" w:eastAsiaTheme="minorEastAsia" w:hAnsi="Times New Roman"/>
        </w:rPr>
        <w:t xml:space="preserve"> , </w:t>
      </w:r>
      <w:r w:rsidR="008351EF" w:rsidRPr="009175D5">
        <w:rPr>
          <w:rFonts w:eastAsiaTheme="minorEastAsia" w:cstheme="minorHAnsi"/>
        </w:rPr>
        <w:t>and</w:t>
      </w:r>
      <w:r w:rsidR="008351EF">
        <w:rPr>
          <w:rFonts w:ascii="Times New Roman" w:eastAsiaTheme="minorEastAsia" w:hAnsi="Times New Roman"/>
        </w:rPr>
        <w:t xml:space="preserve"> </w:t>
      </w:r>
      <m:oMath>
        <m:r>
          <w:rPr>
            <w:rFonts w:ascii="Cambria Math" w:eastAsiaTheme="minorEastAsia" w:hAnsi="Cambria Math"/>
          </w:rPr>
          <m:t>α</m:t>
        </m:r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∙∙∙</m:t>
                </m:r>
                <m:acc>
                  <m:accPr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8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acc>
                  <m:accPr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8</m:t>
                </m:r>
              </m:sup>
            </m:sSub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</m:e>
              <m:sub>
                <m:r>
                  <m:rPr>
                    <m:nor/>
                  </m:rPr>
                  <m:t>d</m:t>
                </m:r>
              </m:sub>
            </m:sSub>
          </m:den>
        </m:f>
      </m:oMath>
      <w:r w:rsidR="00A0021C">
        <w:rPr>
          <w:rFonts w:ascii="Times New Roman" w:eastAsiaTheme="minorEastAsia" w:hAnsi="Times New Roman"/>
        </w:rPr>
        <w:t xml:space="preserve">   </w:t>
      </w:r>
    </w:p>
    <w:p w14:paraId="7EFA0391" w14:textId="6900E16C" w:rsidR="00A14DA3" w:rsidRDefault="00610336" w:rsidP="00C51CD3">
      <w:pPr>
        <w:pStyle w:val="Heading1"/>
        <w:spacing w:before="360"/>
      </w:pPr>
      <w:bookmarkStart w:id="17" w:name="_Toc49121089"/>
      <w:bookmarkStart w:id="18" w:name="_Toc94221640"/>
      <w:r>
        <w:t>Phase dispersion turns bulk oscillatory trajectory perfectly sinusoidal</w:t>
      </w:r>
      <w:bookmarkEnd w:id="18"/>
    </w:p>
    <w:p w14:paraId="4F3103A4" w14:textId="5FB197B2" w:rsidR="00610336" w:rsidRDefault="0089685A" w:rsidP="0089685A">
      <w:pPr>
        <w:jc w:val="center"/>
      </w:pPr>
      <w:r>
        <w:rPr>
          <w:noProof/>
        </w:rPr>
        <w:drawing>
          <wp:inline distT="0" distB="0" distL="0" distR="0" wp14:anchorId="33AA4C32" wp14:editId="21AB92BB">
            <wp:extent cx="3316093" cy="23871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S_phase_dispersion_sinusoi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984" cy="241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6E3E" w14:textId="4F0EC52F" w:rsidR="0089685A" w:rsidRPr="00340B02" w:rsidRDefault="0089685A" w:rsidP="00340B02">
      <w:pPr>
        <w:rPr>
          <w:rFonts w:cstheme="minorHAnsi"/>
        </w:rPr>
      </w:pPr>
      <w:r>
        <w:rPr>
          <w:rFonts w:cstheme="minorHAnsi"/>
          <w:b/>
        </w:rPr>
        <w:t>Figure S1.</w:t>
      </w:r>
      <w:r>
        <w:rPr>
          <w:rFonts w:cstheme="minorHAnsi"/>
        </w:rPr>
        <w:t xml:space="preserve"> </w:t>
      </w:r>
      <w:r w:rsidR="00D409D0">
        <w:rPr>
          <w:rFonts w:cstheme="minorHAnsi"/>
          <w:b/>
        </w:rPr>
        <w:t>Bulk average of asymmetric oscillatory trajectories appears sinusoidal</w:t>
      </w:r>
      <w:r>
        <w:rPr>
          <w:rFonts w:cstheme="minorHAnsi"/>
        </w:rPr>
        <w:t xml:space="preserve">. </w:t>
      </w:r>
      <w:r w:rsidR="00D409D0">
        <w:rPr>
          <w:rFonts w:cstheme="minorHAnsi"/>
        </w:rPr>
        <w:t xml:space="preserve">Thin colored lines: </w:t>
      </w:r>
      <w:r w:rsidR="00D409D0" w:rsidRPr="00D409D0">
        <w:rPr>
          <w:rFonts w:ascii="Times New Roman" w:hAnsi="Times New Roman" w:cs="Times New Roman"/>
          <w:i/>
        </w:rPr>
        <w:t>M</w:t>
      </w:r>
      <w:r w:rsidR="00D409D0" w:rsidRPr="00D409D0">
        <w:rPr>
          <w:rFonts w:ascii="Times New Roman" w:hAnsi="Times New Roman" w:cs="Times New Roman"/>
        </w:rPr>
        <w:t>(</w:t>
      </w:r>
      <w:r w:rsidR="00D409D0" w:rsidRPr="00D409D0">
        <w:rPr>
          <w:rFonts w:ascii="Times New Roman" w:hAnsi="Times New Roman" w:cs="Times New Roman"/>
          <w:i/>
        </w:rPr>
        <w:t>t</w:t>
      </w:r>
      <w:r w:rsidR="00D409D0" w:rsidRPr="00D409D0">
        <w:rPr>
          <w:rFonts w:ascii="Times New Roman" w:hAnsi="Times New Roman" w:cs="Times New Roman"/>
        </w:rPr>
        <w:t>)</w:t>
      </w:r>
      <w:r w:rsidR="00D409D0">
        <w:rPr>
          <w:rFonts w:cstheme="minorHAnsi"/>
        </w:rPr>
        <w:t xml:space="preserve"> trajectory in Figure 3 with a random shift in phase. The random phase was drawn from a normal distribution with zero mean and standard deviation of </w:t>
      </w:r>
      <w:proofErr w:type="gramStart"/>
      <w:r w:rsidR="00D409D0">
        <w:rPr>
          <w:rFonts w:cstheme="minorHAnsi"/>
        </w:rPr>
        <w:t>0.5 time</w:t>
      </w:r>
      <w:proofErr w:type="gramEnd"/>
      <w:r w:rsidR="00D409D0">
        <w:rPr>
          <w:rFonts w:cstheme="minorHAnsi"/>
        </w:rPr>
        <w:t xml:space="preserve"> unit</w:t>
      </w:r>
      <w:r w:rsidR="00B269B4">
        <w:rPr>
          <w:rFonts w:cstheme="minorHAnsi"/>
        </w:rPr>
        <w:t xml:space="preserve"> (~ 1/10 of the oscillation period)</w:t>
      </w:r>
      <w:r w:rsidR="00D409D0">
        <w:rPr>
          <w:rFonts w:cstheme="minorHAnsi"/>
        </w:rPr>
        <w:t xml:space="preserve">. Thick black line: average of the colored trajectories. Skewness of a single colored trajectory and the average trajectory is 0.42 and 0.17, respectively. </w:t>
      </w:r>
      <w:r w:rsidR="00B269B4">
        <w:rPr>
          <w:rFonts w:cstheme="minorHAnsi"/>
        </w:rPr>
        <w:t xml:space="preserve">Skewness is defined as </w:t>
      </w:r>
      <m:oMath>
        <m:r>
          <w:rPr>
            <w:rFonts w:ascii="Cambria Math" w:hAnsi="Cambria Math" w:cstheme="minorHAnsi"/>
          </w:rPr>
          <m:t>S=</m:t>
        </m:r>
        <m:f>
          <m:fPr>
            <m:type m:val="lin"/>
            <m:ctrlPr>
              <w:rPr>
                <w:rFonts w:ascii="Cambria Math" w:hAnsi="Cambria Math" w:cstheme="minorHAnsi"/>
                <w:i/>
              </w:rPr>
            </m:ctrlPr>
          </m:fPr>
          <m:num>
            <m:d>
              <m:dPr>
                <m:begChr m:val="〈"/>
                <m:endChr m:val="〉"/>
                <m:ctrlPr>
                  <w:rPr>
                    <w:rFonts w:ascii="Cambria Math" w:hAnsi="Cambria Math" w:cstheme="minorHAnsi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</w:rPr>
                          <m:t>M-</m:t>
                        </m:r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hAnsi="Cambria Math" w:cstheme="minorHAnsi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</w:rPr>
                              <m:t>M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 w:cstheme="minorHAnsi"/>
                      </w:rPr>
                      <m:t>3</m:t>
                    </m:r>
                  </m:sup>
                </m:sSup>
              </m:e>
            </m:d>
          </m:num>
          <m:den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d>
                  <m:dPr>
                    <m:begChr m:val="〈"/>
                    <m:endChr m:val="〉"/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</w:rPr>
                              <m:t>M-</m:t>
                            </m:r>
                            <m:d>
                              <m:dPr>
                                <m:begChr m:val="〈"/>
                                <m:endChr m:val="〉"/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theme="minorHAnsi"/>
                                  </w:rPr>
                                  <m:t>M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hAnsi="Cambria Math" w:cstheme="minorHAns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box>
                  <m:box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boxPr>
                  <m:e>
                    <m:argPr>
                      <m:argSz m:val="-1"/>
                    </m:argP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</w:rPr>
                          <m:t>2</m:t>
                        </m:r>
                      </m:den>
                    </m:f>
                  </m:e>
                </m:box>
              </m:sup>
            </m:sSup>
          </m:den>
        </m:f>
      </m:oMath>
      <w:r w:rsidR="00DD5AE3">
        <w:rPr>
          <w:rFonts w:eastAsiaTheme="minorEastAsia" w:cstheme="minorHAnsi"/>
        </w:rPr>
        <w:t xml:space="preserve"> </w:t>
      </w:r>
      <w:r w:rsidR="00DD5AE3">
        <w:rPr>
          <w:rFonts w:eastAsiaTheme="minorEastAsia" w:cstheme="minorHAnsi"/>
        </w:rPr>
        <w:fldChar w:fldCharType="begin"/>
      </w:r>
      <w:r w:rsidR="00DD5AE3">
        <w:rPr>
          <w:rFonts w:eastAsiaTheme="minorEastAsia" w:cstheme="minorHAnsi"/>
        </w:rPr>
        <w:instrText xml:space="preserve"> ADDIN EN.CITE &lt;EndNote&gt;&lt;Cite&gt;&lt;Author&gt;Elgar&lt;/Author&gt;&lt;Year&gt;1987&lt;/Year&gt;&lt;RecNum&gt;5045&lt;/RecNum&gt;&lt;DisplayText&gt;[15]&lt;/DisplayText&gt;&lt;record&gt;&lt;rec-number&gt;5045&lt;/rec-number&gt;&lt;foreign-keys&gt;&lt;key app="EN" db-id="fetzf2ww9wedetexavmpprzdfffsfax5p5zp" timestamp="1642743814"&gt;5045&lt;/key&gt;&lt;/foreign-keys&gt;&lt;ref-type name="Journal Article"&gt;17&lt;/ref-type&gt;&lt;contributors&gt;&lt;authors&gt;&lt;author&gt;S. Elgar&lt;/author&gt;&lt;/authors&gt;&lt;/contributors&gt;&lt;titles&gt;&lt;title&gt;Relationships involving third moments and bispectra of a harmonic process&lt;/title&gt;&lt;secondary-title&gt;IEEE Transactions on Acoustics, Speech, and Signal Processing&lt;/secondary-title&gt;&lt;/titles&gt;&lt;periodical&gt;&lt;full-title&gt;IEEE Transactions on Acoustics, Speech, and Signal Processing&lt;/full-title&gt;&lt;/periodical&gt;&lt;pages&gt;1725-1726&lt;/pages&gt;&lt;volume&gt;35&lt;/volume&gt;&lt;number&gt;12&lt;/number&gt;&lt;dates&gt;&lt;year&gt;1987&lt;/year&gt;&lt;/dates&gt;&lt;isbn&gt;0096-3518&lt;/isbn&gt;&lt;urls&gt;&lt;/urls&gt;&lt;electronic-resource-num&gt;10.1109/TASSP.1987.1165090&lt;/electronic-resource-num&gt;&lt;/record&gt;&lt;/Cite&gt;&lt;/EndNote&gt;</w:instrText>
      </w:r>
      <w:r w:rsidR="00DD5AE3">
        <w:rPr>
          <w:rFonts w:eastAsiaTheme="minorEastAsia" w:cstheme="minorHAnsi"/>
        </w:rPr>
        <w:fldChar w:fldCharType="separate"/>
      </w:r>
      <w:r w:rsidR="00DD5AE3">
        <w:rPr>
          <w:rFonts w:eastAsiaTheme="minorEastAsia" w:cstheme="minorHAnsi"/>
          <w:noProof/>
        </w:rPr>
        <w:t>[15]</w:t>
      </w:r>
      <w:r w:rsidR="00DD5AE3">
        <w:rPr>
          <w:rFonts w:eastAsiaTheme="minorEastAsia" w:cstheme="minorHAnsi"/>
        </w:rPr>
        <w:fldChar w:fldCharType="end"/>
      </w:r>
      <w:r w:rsidR="00B269B4">
        <w:rPr>
          <w:rFonts w:eastAsiaTheme="minorEastAsia" w:cstheme="minorHAnsi"/>
        </w:rPr>
        <w:t>.</w:t>
      </w:r>
    </w:p>
    <w:p w14:paraId="159E2171" w14:textId="72F16DA9" w:rsidR="007074F7" w:rsidRPr="009175D5" w:rsidRDefault="007074F7" w:rsidP="00C51CD3">
      <w:pPr>
        <w:pStyle w:val="Heading1"/>
        <w:spacing w:before="360"/>
        <w:rPr>
          <w:rFonts w:eastAsiaTheme="minorEastAsia"/>
          <w:lang w:eastAsia="zh-CN"/>
        </w:rPr>
      </w:pPr>
      <w:bookmarkStart w:id="19" w:name="_Toc94221641"/>
      <w:r>
        <w:lastRenderedPageBreak/>
        <w:t xml:space="preserve">Deriving the rate laws for </w:t>
      </w:r>
      <w:r>
        <w:rPr>
          <w:i/>
        </w:rPr>
        <w:t>P</w:t>
      </w:r>
      <w:ins w:id="20" w:author="Chen, Jing" w:date="2022-01-28T00:02:00Z">
        <w:r w:rsidR="00122BE1">
          <w:rPr>
            <w:i/>
          </w:rPr>
          <w:t>er</w:t>
        </w:r>
      </w:ins>
      <w:del w:id="21" w:author="Chen, Jing" w:date="2022-01-28T00:02:00Z">
        <w:r w:rsidDel="00122BE1">
          <w:rPr>
            <w:i/>
          </w:rPr>
          <w:delText>ER</w:delText>
        </w:r>
      </w:del>
      <w:r w:rsidRPr="000D05D9">
        <w:t xml:space="preserve"> </w:t>
      </w:r>
      <w:r>
        <w:t>transcription</w:t>
      </w:r>
      <w:bookmarkEnd w:id="17"/>
      <w:bookmarkEnd w:id="19"/>
    </w:p>
    <w:p w14:paraId="6E759C9A" w14:textId="6FCA3595" w:rsidR="007074F7" w:rsidRDefault="007074F7" w:rsidP="003D79B5">
      <w:proofErr w:type="gramStart"/>
      <w:r>
        <w:t>BMAL:CLOCK</w:t>
      </w:r>
      <w:proofErr w:type="gramEnd"/>
      <w:r>
        <w:t xml:space="preserve"> binds to many E-box sequences throughout the mammalian genome, and PER:CRY binds to both free and E-box-bound BMAL:CLOCK complexes. Let </w:t>
      </w:r>
      <w:proofErr w:type="spellStart"/>
      <w:r w:rsidRPr="002A4BF5">
        <w:rPr>
          <w:rFonts w:ascii="Cambria" w:hAnsi="Cambria"/>
        </w:rPr>
        <w:t>E</w:t>
      </w:r>
      <w:r w:rsidRPr="002A4BF5">
        <w:rPr>
          <w:rFonts w:ascii="Cambria" w:hAnsi="Cambria"/>
          <w:i/>
          <w:vertAlign w:val="subscript"/>
        </w:rPr>
        <w:t>i</w:t>
      </w:r>
      <w:proofErr w:type="spellEnd"/>
      <w:r>
        <w:t xml:space="preserve">, </w:t>
      </w:r>
      <w:proofErr w:type="spellStart"/>
      <w:r w:rsidRPr="002A4BF5">
        <w:rPr>
          <w:rFonts w:ascii="Cambria" w:hAnsi="Cambria"/>
          <w:i/>
        </w:rPr>
        <w:t>i</w:t>
      </w:r>
      <w:proofErr w:type="spellEnd"/>
      <w:r w:rsidRPr="002A4BF5">
        <w:rPr>
          <w:rFonts w:ascii="Cambria" w:hAnsi="Cambria"/>
        </w:rPr>
        <w:t xml:space="preserve"> = 1, …, Ω</w:t>
      </w:r>
      <w:r>
        <w:t xml:space="preserve">, denote all the E-box sequences that bind all four proteins BMAL, CLOCK, PER and CRY, where </w:t>
      </w:r>
      <w:r w:rsidRPr="002A4BF5">
        <w:rPr>
          <w:rFonts w:ascii="Cambria" w:hAnsi="Cambria"/>
        </w:rPr>
        <w:t>Ω</w:t>
      </w:r>
      <w:r>
        <w:t xml:space="preserve"> ≈ 1500 according to </w:t>
      </w:r>
      <w:proofErr w:type="spellStart"/>
      <w:r>
        <w:t>ChIP</w:t>
      </w:r>
      <w:proofErr w:type="spellEnd"/>
      <w:r>
        <w:t xml:space="preserve">-seq data </w:t>
      </w:r>
      <w:r>
        <w:fldChar w:fldCharType="begin">
          <w:fldData xml:space="preserve">PEVuZE5vdGU+PENpdGU+PEF1dGhvcj5Lb2lrZTwvQXV0aG9yPjxZZWFyPjIwMTI8L1llYXI+PFJl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</w:fldData>
        </w:fldChar>
      </w:r>
      <w:r w:rsidR="00DD5AE3">
        <w:instrText xml:space="preserve"> ADDIN EN.CITE </w:instrText>
      </w:r>
      <w:r w:rsidR="00DD5AE3">
        <w:fldChar w:fldCharType="begin">
          <w:fldData xml:space="preserve">PEVuZE5vdGU+PENpdGU+PEF1dGhvcj5Lb2lrZTwvQXV0aG9yPjxZZWFyPjIwMTI8L1llYXI+PFJl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</w:fldData>
        </w:fldChar>
      </w:r>
      <w:r w:rsidR="00DD5AE3">
        <w:instrText xml:space="preserve"> ADDIN EN.CITE.DATA </w:instrText>
      </w:r>
      <w:r w:rsidR="00DD5AE3">
        <w:fldChar w:fldCharType="end"/>
      </w:r>
      <w:r>
        <w:fldChar w:fldCharType="separate"/>
      </w:r>
      <w:r w:rsidR="00DD5AE3">
        <w:rPr>
          <w:noProof/>
        </w:rPr>
        <w:t>[16]</w:t>
      </w:r>
      <w:r>
        <w:fldChar w:fldCharType="end"/>
      </w:r>
      <w:r>
        <w:t xml:space="preserve">. The total concentrations of </w:t>
      </w:r>
      <w:proofErr w:type="gramStart"/>
      <w:r>
        <w:t>BMAL:CLOCK</w:t>
      </w:r>
      <w:proofErr w:type="gramEnd"/>
      <w:r>
        <w:t xml:space="preserve"> (</w:t>
      </w:r>
      <w:r w:rsidRPr="003B0D9B">
        <w:t>A</w:t>
      </w:r>
      <w:r>
        <w:t>) and PER:CRY (</w:t>
      </w:r>
      <w:r w:rsidRPr="003B0D9B">
        <w:t>P</w:t>
      </w:r>
      <w:r>
        <w:t>) dimers are: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7"/>
        <w:gridCol w:w="17"/>
        <w:gridCol w:w="7975"/>
        <w:gridCol w:w="45"/>
        <w:gridCol w:w="716"/>
      </w:tblGrid>
      <w:tr w:rsidR="007074F7" w:rsidRPr="00781E0F" w14:paraId="69B07769" w14:textId="77777777" w:rsidTr="000122F6">
        <w:tc>
          <w:tcPr>
            <w:tcW w:w="350" w:type="pct"/>
            <w:gridSpan w:val="2"/>
            <w:vAlign w:val="center"/>
          </w:tcPr>
          <w:p w14:paraId="3105B4C2" w14:textId="77777777" w:rsidR="007074F7" w:rsidRPr="00781E0F" w:rsidRDefault="007074F7" w:rsidP="00C51CD3"/>
        </w:tc>
        <w:tc>
          <w:tcPr>
            <w:tcW w:w="4300" w:type="pct"/>
            <w:gridSpan w:val="2"/>
            <w:vAlign w:val="center"/>
          </w:tcPr>
          <w:p w14:paraId="42F45736" w14:textId="77777777" w:rsidR="007074F7" w:rsidRPr="003D79B5" w:rsidRDefault="0078186D" w:rsidP="00C51CD3">
            <w:pPr>
              <w:rPr>
                <w:rFonts w:ascii="Cambria Math" w:hAnsi="Cambria Math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[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]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A:P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nor/>
                              </m:rPr>
                              <w:rPr>
                                <w:rFonts w:ascii="Cambria Math" w:hAnsi="Cambria Math"/>
                              </w:rPr>
                              <m:t>A: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nor/>
                              </m:rPr>
                              <w:rPr>
                                <w:rFonts w:ascii="Cambria Math" w:hAnsi="Cambria Math"/>
                              </w:rPr>
                              <m:t>P:A: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nary>
              </m:oMath>
            </m:oMathPara>
          </w:p>
        </w:tc>
        <w:tc>
          <w:tcPr>
            <w:tcW w:w="350" w:type="pct"/>
            <w:vAlign w:val="center"/>
          </w:tcPr>
          <w:p w14:paraId="32C27933" w14:textId="019DA5BF" w:rsidR="007074F7" w:rsidRPr="00781E0F" w:rsidRDefault="007074F7" w:rsidP="00C51CD3">
            <w:r w:rsidRPr="00781E0F">
              <w:t>(</w:t>
            </w:r>
            <w:r w:rsidR="00F70738">
              <w:t>S</w:t>
            </w:r>
            <w:r w:rsidR="0078186D">
              <w:fldChar w:fldCharType="begin"/>
            </w:r>
            <w:r w:rsidR="0078186D">
              <w:instrText xml:space="preserve"> SEQ Equation \* ARABIC </w:instrText>
            </w:r>
            <w:r w:rsidR="0078186D">
              <w:fldChar w:fldCharType="separate"/>
            </w:r>
            <w:r w:rsidR="00694508">
              <w:rPr>
                <w:noProof/>
              </w:rPr>
              <w:t>14</w:t>
            </w:r>
            <w:r w:rsidR="0078186D">
              <w:rPr>
                <w:noProof/>
              </w:rPr>
              <w:fldChar w:fldCharType="end"/>
            </w:r>
            <w:r w:rsidRPr="00781E0F">
              <w:t>)</w:t>
            </w:r>
          </w:p>
        </w:tc>
      </w:tr>
      <w:tr w:rsidR="007074F7" w:rsidRPr="00781E0F" w14:paraId="57E5E80D" w14:textId="77777777" w:rsidTr="00694508">
        <w:tc>
          <w:tcPr>
            <w:tcW w:w="333" w:type="pct"/>
            <w:vAlign w:val="center"/>
          </w:tcPr>
          <w:p w14:paraId="4287DDC6" w14:textId="77777777" w:rsidR="007074F7" w:rsidRPr="00781E0F" w:rsidRDefault="007074F7" w:rsidP="00C51CD3"/>
        </w:tc>
        <w:tc>
          <w:tcPr>
            <w:tcW w:w="4285" w:type="pct"/>
            <w:gridSpan w:val="2"/>
            <w:vAlign w:val="center"/>
          </w:tcPr>
          <w:p w14:paraId="7153D762" w14:textId="77777777" w:rsidR="007074F7" w:rsidRPr="00781E0F" w:rsidRDefault="0078186D" w:rsidP="00C51CD3"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[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]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A:P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</w:rPr>
                          <m:t>P:A: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nary>
              </m:oMath>
            </m:oMathPara>
          </w:p>
        </w:tc>
        <w:tc>
          <w:tcPr>
            <w:tcW w:w="382" w:type="pct"/>
            <w:gridSpan w:val="2"/>
            <w:vAlign w:val="center"/>
          </w:tcPr>
          <w:p w14:paraId="387ABE5E" w14:textId="17EC466A" w:rsidR="007074F7" w:rsidRPr="00781E0F" w:rsidRDefault="007074F7" w:rsidP="00C51CD3">
            <w:r w:rsidRPr="00781E0F">
              <w:t>(</w:t>
            </w:r>
            <w:r w:rsidR="00F70738">
              <w:t>S</w:t>
            </w:r>
            <w:r w:rsidR="0078186D">
              <w:fldChar w:fldCharType="begin"/>
            </w:r>
            <w:r w:rsidR="0078186D">
              <w:instrText xml:space="preserve"> SEQ Equation \* ARABIC </w:instrText>
            </w:r>
            <w:r w:rsidR="0078186D">
              <w:fldChar w:fldCharType="separate"/>
            </w:r>
            <w:r w:rsidR="00694508">
              <w:rPr>
                <w:noProof/>
              </w:rPr>
              <w:t>15</w:t>
            </w:r>
            <w:r w:rsidR="0078186D">
              <w:rPr>
                <w:noProof/>
              </w:rPr>
              <w:fldChar w:fldCharType="end"/>
            </w:r>
            <w:r w:rsidRPr="00781E0F">
              <w:t>)</w:t>
            </w:r>
          </w:p>
        </w:tc>
      </w:tr>
    </w:tbl>
    <w:p w14:paraId="2A0414A3" w14:textId="77777777" w:rsidR="007074F7" w:rsidRDefault="007074F7" w:rsidP="003D79B5">
      <w:r w:rsidRPr="005A3110">
        <w:t>We are assuming that the synthesis and degradation of proteins are much slower reactions than the association and dissociations of proteins in a complex, so the total amounts of A and P in the system can be treated as constants on the time scale of the binding and unbinding reactions.</w:t>
      </w:r>
      <w:r>
        <w:t xml:space="preserve"> </w:t>
      </w:r>
    </w:p>
    <w:p w14:paraId="799889DA" w14:textId="17DFB3B0" w:rsidR="007074F7" w:rsidRDefault="007074F7" w:rsidP="003D79B5">
      <w:r>
        <w:t xml:space="preserve">Because the total number of E-boxes (~1500) is considerably less than the total number of </w:t>
      </w:r>
      <w:proofErr w:type="gramStart"/>
      <w:r>
        <w:t>BMAL:CLOCK</w:t>
      </w:r>
      <w:proofErr w:type="gramEnd"/>
      <w:r>
        <w:t xml:space="preserve"> and PER:CRY complexes (~25,00</w:t>
      </w:r>
      <w:r w:rsidR="00C402A6">
        <w:t>0 and ~30,000, respectively</w:t>
      </w:r>
      <w:r>
        <w:t xml:space="preserve"> </w:t>
      </w:r>
      <w:r w:rsidRPr="0066220B">
        <w:fldChar w:fldCharType="begin">
          <w:fldData xml:space="preserve">PEVuZE5vdGU+PENpdGU+PEF1dGhvcj5OYXJ1bWk8L0F1dGhvcj48WWVhcj4yMDE2PC9ZZWFyPjxS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</w:fldData>
        </w:fldChar>
      </w:r>
      <w:r w:rsidR="00DD5AE3">
        <w:instrText xml:space="preserve"> ADDIN EN.CITE </w:instrText>
      </w:r>
      <w:r w:rsidR="00DD5AE3">
        <w:fldChar w:fldCharType="begin">
          <w:fldData xml:space="preserve">PEVuZE5vdGU+PENpdGU+PEF1dGhvcj5OYXJ1bWk8L0F1dGhvcj48WWVhcj4yMDE2PC9ZZWFyPjxS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</w:fldData>
        </w:fldChar>
      </w:r>
      <w:r w:rsidR="00DD5AE3">
        <w:instrText xml:space="preserve"> ADDIN EN.CITE.DATA </w:instrText>
      </w:r>
      <w:r w:rsidR="00DD5AE3">
        <w:fldChar w:fldCharType="end"/>
      </w:r>
      <w:r w:rsidRPr="0066220B">
        <w:fldChar w:fldCharType="separate"/>
      </w:r>
      <w:r w:rsidR="00DD5AE3">
        <w:rPr>
          <w:noProof/>
        </w:rPr>
        <w:t>[17]</w:t>
      </w:r>
      <w:r w:rsidRPr="0066220B">
        <w:fldChar w:fldCharType="end"/>
      </w:r>
      <w:r>
        <w:t>), we can reasonably neglect the E-box-bound forms of the protein complexes, and assume that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2"/>
        <w:gridCol w:w="8022"/>
        <w:gridCol w:w="716"/>
      </w:tblGrid>
      <w:tr w:rsidR="007074F7" w:rsidRPr="008A710F" w14:paraId="7112B4DF" w14:textId="77777777" w:rsidTr="003D79B5">
        <w:tc>
          <w:tcPr>
            <w:tcW w:w="333" w:type="pct"/>
            <w:vAlign w:val="center"/>
          </w:tcPr>
          <w:p w14:paraId="6BED6BD3" w14:textId="77777777" w:rsidR="007074F7" w:rsidRPr="008A710F" w:rsidRDefault="007074F7" w:rsidP="00C51CD3"/>
        </w:tc>
        <w:tc>
          <w:tcPr>
            <w:tcW w:w="4284" w:type="pct"/>
            <w:vAlign w:val="center"/>
          </w:tcPr>
          <w:p w14:paraId="0E4E72C5" w14:textId="77777777" w:rsidR="007074F7" w:rsidRPr="008A710F" w:rsidRDefault="0078186D" w:rsidP="00C51CD3"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[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]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A:P</m:t>
                    </m:r>
                  </m:e>
                </m:d>
              </m:oMath>
            </m:oMathPara>
          </w:p>
        </w:tc>
        <w:tc>
          <w:tcPr>
            <w:tcW w:w="382" w:type="pct"/>
            <w:vAlign w:val="center"/>
          </w:tcPr>
          <w:p w14:paraId="72959F71" w14:textId="5E56028F" w:rsidR="007074F7" w:rsidRPr="008A710F" w:rsidRDefault="007074F7" w:rsidP="00C51CD3">
            <w:bookmarkStart w:id="22" w:name="_Ref49095669"/>
            <w:r w:rsidRPr="008A710F">
              <w:t>(</w:t>
            </w:r>
            <w:r w:rsidR="00F70738">
              <w:t>S</w:t>
            </w:r>
            <w:r w:rsidR="0078186D">
              <w:fldChar w:fldCharType="begin"/>
            </w:r>
            <w:r w:rsidR="0078186D">
              <w:instrText xml:space="preserve"> SEQ Equation \* ARABIC </w:instrText>
            </w:r>
            <w:r w:rsidR="0078186D">
              <w:fldChar w:fldCharType="separate"/>
            </w:r>
            <w:r w:rsidR="000E5B89">
              <w:rPr>
                <w:noProof/>
              </w:rPr>
              <w:t>16</w:t>
            </w:r>
            <w:r w:rsidR="0078186D">
              <w:rPr>
                <w:noProof/>
              </w:rPr>
              <w:fldChar w:fldCharType="end"/>
            </w:r>
            <w:r w:rsidRPr="008A710F">
              <w:t>)</w:t>
            </w:r>
            <w:bookmarkEnd w:id="22"/>
          </w:p>
        </w:tc>
      </w:tr>
      <w:tr w:rsidR="007074F7" w:rsidRPr="008A710F" w14:paraId="549045E3" w14:textId="77777777" w:rsidTr="003D79B5">
        <w:tc>
          <w:tcPr>
            <w:tcW w:w="333" w:type="pct"/>
            <w:vAlign w:val="center"/>
          </w:tcPr>
          <w:p w14:paraId="4241B8E6" w14:textId="77777777" w:rsidR="007074F7" w:rsidRPr="008A710F" w:rsidRDefault="007074F7" w:rsidP="00C51CD3"/>
        </w:tc>
        <w:tc>
          <w:tcPr>
            <w:tcW w:w="4284" w:type="pct"/>
            <w:vAlign w:val="center"/>
          </w:tcPr>
          <w:p w14:paraId="6E5F29B1" w14:textId="77777777" w:rsidR="007074F7" w:rsidRPr="008A710F" w:rsidRDefault="0078186D" w:rsidP="00C51CD3"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[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]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A:P</m:t>
                    </m:r>
                  </m:e>
                </m:d>
              </m:oMath>
            </m:oMathPara>
          </w:p>
        </w:tc>
        <w:tc>
          <w:tcPr>
            <w:tcW w:w="382" w:type="pct"/>
            <w:vAlign w:val="center"/>
          </w:tcPr>
          <w:p w14:paraId="53CF58D8" w14:textId="07437DD9" w:rsidR="007074F7" w:rsidRPr="008A710F" w:rsidRDefault="007074F7" w:rsidP="00C51CD3">
            <w:r w:rsidRPr="008A710F">
              <w:t>(</w:t>
            </w:r>
            <w:r w:rsidR="00F70738">
              <w:t>S</w:t>
            </w:r>
            <w:r w:rsidR="0078186D">
              <w:fldChar w:fldCharType="begin"/>
            </w:r>
            <w:r w:rsidR="0078186D">
              <w:instrText xml:space="preserve"> SEQ Equation \* ARABIC </w:instrText>
            </w:r>
            <w:r w:rsidR="0078186D">
              <w:fldChar w:fldCharType="separate"/>
            </w:r>
            <w:r w:rsidR="000E5B89">
              <w:rPr>
                <w:noProof/>
              </w:rPr>
              <w:t>17</w:t>
            </w:r>
            <w:r w:rsidR="0078186D">
              <w:rPr>
                <w:noProof/>
              </w:rPr>
              <w:fldChar w:fldCharType="end"/>
            </w:r>
            <w:r w:rsidRPr="008A710F">
              <w:t>)</w:t>
            </w:r>
          </w:p>
        </w:tc>
      </w:tr>
    </w:tbl>
    <w:p w14:paraId="3DD5F320" w14:textId="3B8AEAE5" w:rsidR="007074F7" w:rsidRPr="008A710F" w:rsidRDefault="007074F7" w:rsidP="003D79B5">
      <w:r>
        <w:t xml:space="preserve">To derive an expression for the rate of </w:t>
      </w:r>
      <w:bookmarkStart w:id="23" w:name="_GoBack"/>
      <w:del w:id="24" w:author="Chen, Jing" w:date="2022-01-28T00:04:00Z">
        <w:r w:rsidDel="00122BE1">
          <w:rPr>
            <w:i/>
          </w:rPr>
          <w:delText>PER</w:delText>
        </w:r>
      </w:del>
      <w:bookmarkEnd w:id="23"/>
      <w:ins w:id="25" w:author="Chen, Jing" w:date="2022-01-28T00:04:00Z">
        <w:r w:rsidR="00122BE1">
          <w:rPr>
            <w:i/>
          </w:rPr>
          <w:t>Per</w:t>
        </w:r>
      </w:ins>
      <w:r>
        <w:rPr>
          <w:i/>
        </w:rPr>
        <w:t xml:space="preserve"> </w:t>
      </w:r>
      <w:r>
        <w:t xml:space="preserve">transcription, we need to estimate the fraction of E-boxes bound to </w:t>
      </w:r>
      <w:proofErr w:type="gramStart"/>
      <w:r>
        <w:t>BMAL:CLOCK</w:t>
      </w:r>
      <w:proofErr w:type="gramEnd"/>
      <w:r>
        <w:t xml:space="preserve"> but not to PER:CRY, i.e., </w:t>
      </w:r>
      <w:r w:rsidRPr="002A4BF5">
        <w:rPr>
          <w:rFonts w:ascii="Cambria" w:hAnsi="Cambria"/>
        </w:rPr>
        <w:t>[</w:t>
      </w:r>
      <w:proofErr w:type="spellStart"/>
      <w:r w:rsidRPr="002A4BF5">
        <w:rPr>
          <w:rFonts w:ascii="Cambria" w:hAnsi="Cambria"/>
        </w:rPr>
        <w:t>A:E</w:t>
      </w:r>
      <w:r w:rsidRPr="002A4BF5">
        <w:rPr>
          <w:rFonts w:ascii="Cambria" w:hAnsi="Cambria"/>
          <w:i/>
          <w:vertAlign w:val="subscript"/>
        </w:rPr>
        <w:t>p</w:t>
      </w:r>
      <w:proofErr w:type="spellEnd"/>
      <w:r w:rsidRPr="002A4BF5">
        <w:rPr>
          <w:rFonts w:ascii="Cambria" w:hAnsi="Cambria"/>
        </w:rPr>
        <w:t>]/[E</w:t>
      </w:r>
      <w:r w:rsidRPr="002A4BF5">
        <w:rPr>
          <w:rFonts w:ascii="Cambria" w:hAnsi="Cambria"/>
          <w:i/>
          <w:vertAlign w:val="subscript"/>
        </w:rPr>
        <w:t>p</w:t>
      </w:r>
      <w:r w:rsidRPr="002A4BF5">
        <w:rPr>
          <w:rFonts w:ascii="Cambria" w:hAnsi="Cambria"/>
        </w:rPr>
        <w:t>]</w:t>
      </w:r>
      <w:r w:rsidRPr="002A4BF5">
        <w:rPr>
          <w:rFonts w:ascii="Cambria" w:hAnsi="Cambria"/>
          <w:vertAlign w:val="subscript"/>
        </w:rPr>
        <w:t>T</w:t>
      </w:r>
      <w:r>
        <w:t xml:space="preserve">, where </w:t>
      </w:r>
      <w:r w:rsidRPr="002A4BF5">
        <w:rPr>
          <w:rFonts w:ascii="Cambria" w:hAnsi="Cambria"/>
          <w:i/>
        </w:rPr>
        <w:t>p</w:t>
      </w:r>
      <w:r>
        <w:t xml:space="preserve"> is the index corresponding to E-boxes driving </w:t>
      </w:r>
      <w:del w:id="26" w:author="Chen, Jing" w:date="2022-01-28T00:04:00Z">
        <w:r w:rsidRPr="00D94073" w:rsidDel="00122BE1">
          <w:rPr>
            <w:i/>
          </w:rPr>
          <w:delText>PER</w:delText>
        </w:r>
      </w:del>
      <w:ins w:id="27" w:author="Chen, Jing" w:date="2022-01-28T00:04:00Z">
        <w:r w:rsidR="00122BE1">
          <w:rPr>
            <w:i/>
          </w:rPr>
          <w:t>Per</w:t>
        </w:r>
      </w:ins>
      <w:r>
        <w:t xml:space="preserve"> gene expression. To this end, we consider the equilibrium </w:t>
      </w:r>
      <w:r w:rsidRPr="008A710F">
        <w:t>binding reactions: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2"/>
        <w:gridCol w:w="8022"/>
        <w:gridCol w:w="716"/>
      </w:tblGrid>
      <w:tr w:rsidR="007074F7" w:rsidRPr="008A710F" w14:paraId="620FF732" w14:textId="77777777" w:rsidTr="003D79B5">
        <w:tc>
          <w:tcPr>
            <w:tcW w:w="332" w:type="pct"/>
            <w:vAlign w:val="center"/>
          </w:tcPr>
          <w:p w14:paraId="53DCEE69" w14:textId="77777777" w:rsidR="007074F7" w:rsidRPr="008A710F" w:rsidRDefault="007074F7" w:rsidP="00C51CD3"/>
        </w:tc>
        <w:tc>
          <w:tcPr>
            <w:tcW w:w="4285" w:type="pct"/>
            <w:vAlign w:val="center"/>
          </w:tcPr>
          <w:p w14:paraId="5DB31F8A" w14:textId="77777777" w:rsidR="007074F7" w:rsidRPr="008A710F" w:rsidRDefault="007074F7" w:rsidP="00C51CD3">
            <m:oMathPara>
              <m:oMathParaPr>
                <m:jc m:val="center"/>
              </m:oMathParaPr>
              <m:oMath>
                <m:r>
                  <m:rPr>
                    <m:nor/>
                  </m:rPr>
                  <w:rPr>
                    <w:rFonts w:ascii="Cambria Math" w:hAnsi="Cambria Math"/>
                  </w:rPr>
                  <m:t>A + P</m:t>
                </m:r>
                <m:box>
                  <m:boxPr>
                    <m:opEmu m:val="1"/>
                    <m:ctrlPr>
                      <w:rPr>
                        <w:rFonts w:ascii="Cambria Math" w:hAnsi="Cambria Math"/>
                      </w:rPr>
                    </m:ctrlPr>
                  </m:boxPr>
                  <m:e>
                    <m:groupChr>
                      <m:groupChrPr>
                        <m:chr m:val="↔"/>
                        <m:vertJc m:val="bot"/>
                        <m:ctrlPr>
                          <w:rPr>
                            <w:rFonts w:ascii="Cambria Math" w:hAnsi="Cambria Math"/>
                          </w:rPr>
                        </m:ctrlPr>
                      </m:groupCh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 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 w:hAnsi="Cambria Math"/>
                              </w:rPr>
                              <m:t>dAP1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  </m:t>
                        </m:r>
                      </m:e>
                    </m:groupChr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A:P</m:t>
                    </m:r>
                  </m:e>
                </m:box>
              </m:oMath>
            </m:oMathPara>
          </w:p>
        </w:tc>
        <w:tc>
          <w:tcPr>
            <w:tcW w:w="382" w:type="pct"/>
            <w:vAlign w:val="center"/>
          </w:tcPr>
          <w:p w14:paraId="3BCDD277" w14:textId="433FA6B4" w:rsidR="007074F7" w:rsidRPr="008A710F" w:rsidRDefault="007074F7" w:rsidP="00C51CD3">
            <w:bookmarkStart w:id="28" w:name="_Ref49096945"/>
            <w:r w:rsidRPr="008A710F">
              <w:t>(</w:t>
            </w:r>
            <w:r w:rsidR="00F70738">
              <w:t>S</w:t>
            </w:r>
            <w:r w:rsidR="0078186D">
              <w:fldChar w:fldCharType="begin"/>
            </w:r>
            <w:r w:rsidR="0078186D">
              <w:instrText xml:space="preserve"> SEQ Equation \* ARABIC </w:instrText>
            </w:r>
            <w:r w:rsidR="0078186D">
              <w:fldChar w:fldCharType="separate"/>
            </w:r>
            <w:r w:rsidR="000E5B89">
              <w:rPr>
                <w:noProof/>
              </w:rPr>
              <w:t>18</w:t>
            </w:r>
            <w:r w:rsidR="0078186D">
              <w:rPr>
                <w:noProof/>
              </w:rPr>
              <w:fldChar w:fldCharType="end"/>
            </w:r>
            <w:r w:rsidRPr="008A710F">
              <w:t>)</w:t>
            </w:r>
            <w:bookmarkEnd w:id="28"/>
          </w:p>
        </w:tc>
      </w:tr>
      <w:tr w:rsidR="007074F7" w:rsidRPr="008A710F" w14:paraId="2B4E3A02" w14:textId="77777777" w:rsidTr="003D79B5">
        <w:tc>
          <w:tcPr>
            <w:tcW w:w="332" w:type="pct"/>
            <w:vAlign w:val="center"/>
          </w:tcPr>
          <w:p w14:paraId="08CF0EBE" w14:textId="77777777" w:rsidR="007074F7" w:rsidRPr="008A710F" w:rsidRDefault="007074F7" w:rsidP="00C51CD3"/>
        </w:tc>
        <w:tc>
          <w:tcPr>
            <w:tcW w:w="4285" w:type="pct"/>
            <w:vAlign w:val="center"/>
          </w:tcPr>
          <w:p w14:paraId="0A7553E3" w14:textId="77777777" w:rsidR="007074F7" w:rsidRPr="008A710F" w:rsidRDefault="007074F7" w:rsidP="00C51CD3">
            <m:oMathPara>
              <m:oMathParaPr>
                <m:jc m:val="center"/>
              </m:oMathParaPr>
              <m:oMath>
                <m:r>
                  <m:rPr>
                    <m:nor/>
                  </m:rPr>
                  <w:rPr>
                    <w:rFonts w:ascii="Cambria Math" w:hAnsi="Cambria Math"/>
                  </w:rPr>
                  <m:t xml:space="preserve">A +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  <m:box>
                  <m:boxPr>
                    <m:opEmu m:val="1"/>
                    <m:ctrlPr>
                      <w:rPr>
                        <w:rFonts w:ascii="Cambria Math" w:hAnsi="Cambria Math"/>
                      </w:rPr>
                    </m:ctrlPr>
                  </m:boxPr>
                  <m:e>
                    <m:groupChr>
                      <m:groupChrPr>
                        <m:chr m:val="↔"/>
                        <m:vertJc m:val="bot"/>
                        <m:ctrlPr>
                          <w:rPr>
                            <w:rFonts w:ascii="Cambria Math" w:hAnsi="Cambria Math"/>
                          </w:rPr>
                        </m:ctrlPr>
                      </m:groupCh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 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 w:hAnsi="Cambria Math"/>
                              </w:rPr>
                              <m:t>dAE1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  </m:t>
                        </m:r>
                      </m:e>
                    </m:groupChr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A: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e>
                </m:box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(active </m:t>
                </m:r>
                <m:r>
                  <w:rPr>
                    <w:rFonts w:ascii="Cambria Math" w:hAnsi="Cambria Math"/>
                  </w:rPr>
                  <m:t>PER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gene)</m:t>
                </m:r>
              </m:oMath>
            </m:oMathPara>
          </w:p>
        </w:tc>
        <w:tc>
          <w:tcPr>
            <w:tcW w:w="382" w:type="pct"/>
            <w:vAlign w:val="center"/>
          </w:tcPr>
          <w:p w14:paraId="521FDC2B" w14:textId="5D8242A2" w:rsidR="007074F7" w:rsidRPr="008A710F" w:rsidRDefault="007074F7" w:rsidP="00C51CD3">
            <w:r w:rsidRPr="008A710F">
              <w:t>(</w:t>
            </w:r>
            <w:r w:rsidR="00F70738">
              <w:t>S</w:t>
            </w:r>
            <w:r w:rsidR="0078186D">
              <w:fldChar w:fldCharType="begin"/>
            </w:r>
            <w:r w:rsidR="0078186D">
              <w:instrText xml:space="preserve"> SEQ Equation \* ARABIC </w:instrText>
            </w:r>
            <w:r w:rsidR="0078186D">
              <w:fldChar w:fldCharType="separate"/>
            </w:r>
            <w:r w:rsidR="000E5B89">
              <w:rPr>
                <w:noProof/>
              </w:rPr>
              <w:t>19</w:t>
            </w:r>
            <w:r w:rsidR="0078186D">
              <w:rPr>
                <w:noProof/>
              </w:rPr>
              <w:fldChar w:fldCharType="end"/>
            </w:r>
            <w:r w:rsidRPr="008A710F">
              <w:t>)</w:t>
            </w:r>
          </w:p>
        </w:tc>
      </w:tr>
      <w:tr w:rsidR="007074F7" w:rsidRPr="008A710F" w14:paraId="198F421C" w14:textId="77777777" w:rsidTr="003D79B5">
        <w:tc>
          <w:tcPr>
            <w:tcW w:w="332" w:type="pct"/>
            <w:vAlign w:val="center"/>
          </w:tcPr>
          <w:p w14:paraId="699446CD" w14:textId="77777777" w:rsidR="007074F7" w:rsidRPr="008A710F" w:rsidRDefault="007074F7" w:rsidP="00C51CD3"/>
        </w:tc>
        <w:tc>
          <w:tcPr>
            <w:tcW w:w="4285" w:type="pct"/>
            <w:vAlign w:val="center"/>
          </w:tcPr>
          <w:p w14:paraId="786D27DF" w14:textId="77777777" w:rsidR="007074F7" w:rsidRPr="008A710F" w:rsidRDefault="007074F7" w:rsidP="00C51CD3">
            <m:oMathPara>
              <m:oMathParaPr>
                <m:jc m:val="center"/>
              </m:oMathParaPr>
              <m:oMath>
                <m:r>
                  <m:rPr>
                    <m:nor/>
                  </m:rPr>
                  <w:rPr>
                    <w:rFonts w:ascii="Cambria Math" w:hAnsi="Cambria Math"/>
                  </w:rPr>
                  <m:t>A: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m:rPr>
                    <m:nor/>
                  </m:rPr>
                  <w:rPr>
                    <w:rFonts w:ascii="Cambria Math" w:hAnsi="Cambria Math"/>
                  </w:rPr>
                  <m:t>P</m:t>
                </m:r>
                <m:box>
                  <m:boxPr>
                    <m:opEmu m:val="1"/>
                    <m:ctrlPr>
                      <w:rPr>
                        <w:rFonts w:ascii="Cambria Math" w:hAnsi="Cambria Math"/>
                      </w:rPr>
                    </m:ctrlPr>
                  </m:boxPr>
                  <m:e>
                    <m:groupChr>
                      <m:groupChrPr>
                        <m:chr m:val="↔"/>
                        <m:vertJc m:val="bot"/>
                        <m:ctrlPr>
                          <w:rPr>
                            <w:rFonts w:ascii="Cambria Math" w:hAnsi="Cambria Math"/>
                          </w:rPr>
                        </m:ctrlPr>
                      </m:groupCh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 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 w:hAnsi="Cambria Math"/>
                              </w:rPr>
                              <m:t>dAP2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  </m:t>
                        </m:r>
                      </m:e>
                    </m:groupChr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P:A: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e>
                </m:box>
              </m:oMath>
            </m:oMathPara>
          </w:p>
        </w:tc>
        <w:tc>
          <w:tcPr>
            <w:tcW w:w="382" w:type="pct"/>
            <w:vAlign w:val="center"/>
          </w:tcPr>
          <w:p w14:paraId="0E9F8A74" w14:textId="6943269A" w:rsidR="007074F7" w:rsidRPr="008A710F" w:rsidRDefault="007074F7" w:rsidP="00C51CD3">
            <w:r w:rsidRPr="008A710F">
              <w:t>(</w:t>
            </w:r>
            <w:r w:rsidR="00F70738">
              <w:t>S</w:t>
            </w:r>
            <w:r w:rsidR="0078186D">
              <w:fldChar w:fldCharType="begin"/>
            </w:r>
            <w:r w:rsidR="0078186D">
              <w:instrText xml:space="preserve"> SEQ Equation \* ARABIC </w:instrText>
            </w:r>
            <w:r w:rsidR="0078186D">
              <w:fldChar w:fldCharType="separate"/>
            </w:r>
            <w:r w:rsidR="000E5B89">
              <w:rPr>
                <w:noProof/>
              </w:rPr>
              <w:t>20</w:t>
            </w:r>
            <w:r w:rsidR="0078186D">
              <w:rPr>
                <w:noProof/>
              </w:rPr>
              <w:fldChar w:fldCharType="end"/>
            </w:r>
            <w:r w:rsidRPr="008A710F">
              <w:t>)</w:t>
            </w:r>
          </w:p>
        </w:tc>
      </w:tr>
      <w:tr w:rsidR="007074F7" w:rsidRPr="008A710F" w14:paraId="371B112E" w14:textId="77777777" w:rsidTr="003D79B5">
        <w:tc>
          <w:tcPr>
            <w:tcW w:w="333" w:type="pct"/>
            <w:vAlign w:val="center"/>
          </w:tcPr>
          <w:p w14:paraId="06BAC6A0" w14:textId="77777777" w:rsidR="007074F7" w:rsidRPr="008A710F" w:rsidRDefault="007074F7" w:rsidP="00C51CD3"/>
        </w:tc>
        <w:tc>
          <w:tcPr>
            <w:tcW w:w="4284" w:type="pct"/>
            <w:vAlign w:val="center"/>
          </w:tcPr>
          <w:p w14:paraId="46629E13" w14:textId="77777777" w:rsidR="007074F7" w:rsidRPr="008A710F" w:rsidRDefault="007074F7" w:rsidP="00C51CD3">
            <m:oMathPara>
              <m:oMathParaPr>
                <m:jc m:val="center"/>
              </m:oMathParaPr>
              <m:oMath>
                <m:r>
                  <m:rPr>
                    <m:nor/>
                  </m:rPr>
                  <w:rPr>
                    <w:rFonts w:ascii="Cambria Math" w:hAnsi="Cambria Math"/>
                  </w:rPr>
                  <m:t>A:P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  <m:box>
                  <m:boxPr>
                    <m:opEmu m:val="1"/>
                    <m:ctrlPr>
                      <w:rPr>
                        <w:rFonts w:ascii="Cambria Math" w:hAnsi="Cambria Math"/>
                      </w:rPr>
                    </m:ctrlPr>
                  </m:boxPr>
                  <m:e>
                    <m:groupChr>
                      <m:groupChrPr>
                        <m:chr m:val="↔"/>
                        <m:vertJc m:val="bot"/>
                        <m:ctrlPr>
                          <w:rPr>
                            <w:rFonts w:ascii="Cambria Math" w:hAnsi="Cambria Math"/>
                          </w:rPr>
                        </m:ctrlPr>
                      </m:groupCh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 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 w:hAnsi="Cambria Math"/>
                              </w:rPr>
                              <m:t>dAE2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  </m:t>
                        </m:r>
                      </m:e>
                    </m:groupChr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P:A: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e>
                </m:box>
              </m:oMath>
            </m:oMathPara>
          </w:p>
        </w:tc>
        <w:tc>
          <w:tcPr>
            <w:tcW w:w="382" w:type="pct"/>
            <w:vAlign w:val="center"/>
          </w:tcPr>
          <w:p w14:paraId="50571059" w14:textId="502CD569" w:rsidR="007074F7" w:rsidRPr="008A710F" w:rsidRDefault="007074F7" w:rsidP="00C51CD3">
            <w:bookmarkStart w:id="29" w:name="_Ref49096957"/>
            <w:r w:rsidRPr="008A710F">
              <w:t>(</w:t>
            </w:r>
            <w:r w:rsidR="00F70738">
              <w:t>S</w:t>
            </w:r>
            <w:r w:rsidR="0078186D">
              <w:fldChar w:fldCharType="begin"/>
            </w:r>
            <w:r w:rsidR="0078186D">
              <w:instrText xml:space="preserve"> SEQ Equation \* ARABIC </w:instrText>
            </w:r>
            <w:r w:rsidR="0078186D">
              <w:fldChar w:fldCharType="separate"/>
            </w:r>
            <w:r w:rsidR="000E5B89">
              <w:rPr>
                <w:noProof/>
              </w:rPr>
              <w:t>21</w:t>
            </w:r>
            <w:r w:rsidR="0078186D">
              <w:rPr>
                <w:noProof/>
              </w:rPr>
              <w:fldChar w:fldCharType="end"/>
            </w:r>
            <w:r w:rsidRPr="008A710F">
              <w:t>)</w:t>
            </w:r>
            <w:bookmarkEnd w:id="29"/>
          </w:p>
        </w:tc>
      </w:tr>
    </w:tbl>
    <w:p w14:paraId="246EEC4D" w14:textId="61CB8A11" w:rsidR="007074F7" w:rsidRDefault="007074F7" w:rsidP="00C51CD3">
      <w:r>
        <w:t xml:space="preserve">The equilibrium dissociation constants of Reactions </w:t>
      </w:r>
      <w:r>
        <w:fldChar w:fldCharType="begin"/>
      </w:r>
      <w:r>
        <w:instrText xml:space="preserve"> REF _Ref49096945 \h </w:instrText>
      </w:r>
      <w:r>
        <w:fldChar w:fldCharType="separate"/>
      </w:r>
      <w:r w:rsidR="000E5B89" w:rsidRPr="008A710F">
        <w:t>(</w:t>
      </w:r>
      <w:r w:rsidR="00340B02">
        <w:t>S</w:t>
      </w:r>
      <w:r w:rsidR="000E5B89">
        <w:rPr>
          <w:noProof/>
        </w:rPr>
        <w:t>18</w:t>
      </w:r>
      <w:r w:rsidR="000E5B89" w:rsidRPr="008A710F">
        <w:t>)</w:t>
      </w:r>
      <w:r>
        <w:fldChar w:fldCharType="end"/>
      </w:r>
      <w:r>
        <w:t>-</w:t>
      </w:r>
      <w:r>
        <w:fldChar w:fldCharType="begin"/>
      </w:r>
      <w:r>
        <w:instrText xml:space="preserve"> REF _Ref49096957 \h </w:instrText>
      </w:r>
      <w:r>
        <w:fldChar w:fldCharType="separate"/>
      </w:r>
      <w:r w:rsidR="000E5B89" w:rsidRPr="008A710F">
        <w:t>(</w:t>
      </w:r>
      <w:r w:rsidR="00340B02">
        <w:t>S</w:t>
      </w:r>
      <w:r w:rsidR="000E5B89">
        <w:rPr>
          <w:noProof/>
        </w:rPr>
        <w:t>21</w:t>
      </w:r>
      <w:r w:rsidR="000E5B89" w:rsidRPr="008A710F">
        <w:t>)</w:t>
      </w:r>
      <w:r>
        <w:fldChar w:fldCharType="end"/>
      </w:r>
      <w:r>
        <w:t xml:space="preserve"> are defined by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4"/>
        <w:gridCol w:w="8020"/>
        <w:gridCol w:w="716"/>
      </w:tblGrid>
      <w:tr w:rsidR="007074F7" w:rsidRPr="00781E0F" w14:paraId="3210C181" w14:textId="77777777" w:rsidTr="000122F6">
        <w:tc>
          <w:tcPr>
            <w:tcW w:w="350" w:type="pct"/>
            <w:vAlign w:val="center"/>
          </w:tcPr>
          <w:p w14:paraId="4E6C109A" w14:textId="77777777" w:rsidR="007074F7" w:rsidRPr="00781E0F" w:rsidRDefault="007074F7" w:rsidP="00C51CD3"/>
        </w:tc>
        <w:tc>
          <w:tcPr>
            <w:tcW w:w="4300" w:type="pct"/>
            <w:vAlign w:val="center"/>
          </w:tcPr>
          <w:p w14:paraId="22C5BA7D" w14:textId="77777777" w:rsidR="007074F7" w:rsidRPr="00781E0F" w:rsidRDefault="0078186D" w:rsidP="00C51CD3"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dAP1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[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]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[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A:P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]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dAE1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[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]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[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A: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]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dAP2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[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A: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]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[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P:A: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]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dAE2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</w:rPr>
                          <m:t>A:P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[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]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[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P:A: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]</m:t>
                    </m:r>
                  </m:den>
                </m:f>
              </m:oMath>
            </m:oMathPara>
          </w:p>
        </w:tc>
        <w:tc>
          <w:tcPr>
            <w:tcW w:w="350" w:type="pct"/>
            <w:vAlign w:val="center"/>
          </w:tcPr>
          <w:p w14:paraId="16901F62" w14:textId="24E734FE" w:rsidR="007074F7" w:rsidRPr="00781E0F" w:rsidRDefault="007074F7" w:rsidP="00C51CD3">
            <w:bookmarkStart w:id="30" w:name="_Ref49097129"/>
            <w:r w:rsidRPr="00781E0F">
              <w:t>(</w:t>
            </w:r>
            <w:r w:rsidR="00F70738">
              <w:t>S</w:t>
            </w:r>
            <w:r w:rsidR="0078186D">
              <w:fldChar w:fldCharType="begin"/>
            </w:r>
            <w:r w:rsidR="0078186D">
              <w:instrText xml:space="preserve"> SEQ Equation \* ARABIC </w:instrText>
            </w:r>
            <w:r w:rsidR="0078186D">
              <w:fldChar w:fldCharType="separate"/>
            </w:r>
            <w:r w:rsidR="000E5B89">
              <w:rPr>
                <w:noProof/>
              </w:rPr>
              <w:t>22</w:t>
            </w:r>
            <w:r w:rsidR="0078186D">
              <w:rPr>
                <w:noProof/>
              </w:rPr>
              <w:fldChar w:fldCharType="end"/>
            </w:r>
            <w:r w:rsidRPr="00781E0F">
              <w:t>)</w:t>
            </w:r>
            <w:bookmarkEnd w:id="30"/>
          </w:p>
        </w:tc>
      </w:tr>
    </w:tbl>
    <w:p w14:paraId="47DC2F9B" w14:textId="77777777" w:rsidR="007074F7" w:rsidRPr="00637E4B" w:rsidRDefault="007074F7" w:rsidP="00C51CD3">
      <w:r>
        <w:t>The principle of detailed balance at equilibrium</w:t>
      </w:r>
      <w:r w:rsidRPr="00637E4B">
        <w:t xml:space="preserve"> requires that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4"/>
        <w:gridCol w:w="8020"/>
        <w:gridCol w:w="716"/>
      </w:tblGrid>
      <w:tr w:rsidR="007074F7" w:rsidRPr="00637E4B" w14:paraId="68880D47" w14:textId="77777777" w:rsidTr="000122F6">
        <w:tc>
          <w:tcPr>
            <w:tcW w:w="350" w:type="pct"/>
            <w:vAlign w:val="center"/>
          </w:tcPr>
          <w:p w14:paraId="651B1A8F" w14:textId="77777777" w:rsidR="007074F7" w:rsidRPr="00637E4B" w:rsidRDefault="007074F7" w:rsidP="00C51CD3"/>
        </w:tc>
        <w:tc>
          <w:tcPr>
            <w:tcW w:w="4300" w:type="pct"/>
            <w:vAlign w:val="center"/>
          </w:tcPr>
          <w:p w14:paraId="5BD6C434" w14:textId="77777777" w:rsidR="007074F7" w:rsidRPr="00D94073" w:rsidRDefault="0078186D" w:rsidP="00C51CD3">
            <m:oMathPara>
              <m:oMathParaPr>
                <m:jc m:val="center"/>
              </m:oMathParaPr>
              <m:oMath>
                <m:limLow>
                  <m:limLowPr>
                    <m:ctrlPr>
                      <w:rPr>
                        <w:rFonts w:ascii="Cambria Math" w:hAnsi="Cambria Math"/>
                      </w:rPr>
                    </m:ctrlPr>
                  </m:limLowPr>
                  <m:e>
                    <m:groupChr>
                      <m:groupChrPr>
                        <m:ctrlPr>
                          <w:rPr>
                            <w:rFonts w:ascii="Cambria Math" w:hAnsi="Cambria Math"/>
                          </w:rPr>
                        </m:ctrlPr>
                      </m:groupCh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</m:d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[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]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[</m:t>
                            </m:r>
                            <m:r>
                              <m:rPr>
                                <m:nor/>
                              </m:rPr>
                              <w:rPr>
                                <w:rFonts w:ascii="Cambria Math" w:hAnsi="Cambria Math"/>
                              </w:rPr>
                              <m:t>A: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]</m:t>
                            </m:r>
                          </m:den>
                        </m:f>
                      </m:e>
                    </m:groupCh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dAE1</m:t>
                        </m:r>
                      </m:sub>
                    </m:sSub>
                  </m:lim>
                </m:limLow>
                <m:limLow>
                  <m:limLowPr>
                    <m:ctrlPr>
                      <w:rPr>
                        <w:rFonts w:ascii="Cambria Math" w:hAnsi="Cambria Math"/>
                      </w:rPr>
                    </m:ctrlPr>
                  </m:limLowPr>
                  <m:e>
                    <m:groupChr>
                      <m:groupChrPr>
                        <m:ctrlPr>
                          <w:rPr>
                            <w:rFonts w:ascii="Cambria Math" w:hAnsi="Cambria Math"/>
                          </w:rPr>
                        </m:ctrlPr>
                      </m:groupCh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</m:d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[</m:t>
                            </m:r>
                            <m:r>
                              <m:rPr>
                                <m:nor/>
                              </m:rPr>
                              <w:rPr>
                                <w:rFonts w:ascii="Cambria Math" w:hAnsi="Cambria Math"/>
                              </w:rPr>
                              <m:t>A: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]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[</m:t>
                            </m:r>
                            <m:r>
                              <m:rPr>
                                <m:nor/>
                              </m:rPr>
                              <w:rPr>
                                <w:rFonts w:ascii="Cambria Math" w:hAnsi="Cambria Math"/>
                              </w:rPr>
                              <m:t>P:A: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]</m:t>
                            </m:r>
                          </m:den>
                        </m:f>
                      </m:e>
                    </m:groupCh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dAP2</m:t>
                        </m:r>
                      </m:sub>
                    </m:sSub>
                  </m:lim>
                </m:limLow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</w:rPr>
                    </m:ctrlPr>
                  </m:limLowPr>
                  <m:e>
                    <m:groupChr>
                      <m:groupChrPr>
                        <m:ctrlPr>
                          <w:rPr>
                            <w:rFonts w:ascii="Cambria Math" w:hAnsi="Cambria Math"/>
                          </w:rPr>
                        </m:ctrlPr>
                      </m:groupCh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</m:d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[</m:t>
                            </m:r>
                            <m:r>
                              <m:rPr>
                                <m:nor/>
                              </m:rPr>
                              <w:rPr>
                                <w:rFonts w:ascii="Cambria Math" w:hAnsi="Cambria Math"/>
                              </w:rPr>
                              <m:t>P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]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[</m:t>
                            </m:r>
                            <m:r>
                              <m:rPr>
                                <m:nor/>
                              </m:rPr>
                              <w:rPr>
                                <w:rFonts w:ascii="Cambria Math" w:hAnsi="Cambria Math"/>
                              </w:rPr>
                              <m:t>A:P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]</m:t>
                            </m:r>
                          </m:den>
                        </m:f>
                      </m:e>
                    </m:groupCh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dAP1</m:t>
                        </m:r>
                      </m:sub>
                    </m:sSub>
                  </m:lim>
                </m:limLow>
                <m:limLow>
                  <m:limLowPr>
                    <m:ctrlPr>
                      <w:rPr>
                        <w:rFonts w:ascii="Cambria Math" w:hAnsi="Cambria Math"/>
                      </w:rPr>
                    </m:ctrlPr>
                  </m:limLowPr>
                  <m:e>
                    <m:groupChr>
                      <m:groupChrPr>
                        <m:ctrlPr>
                          <w:rPr>
                            <w:rFonts w:ascii="Cambria Math" w:hAnsi="Cambria Math"/>
                          </w:rPr>
                        </m:ctrlPr>
                      </m:groupCh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hAnsi="Cambria Math"/>
                                  </w:rPr>
                                  <m:t>A:P</m:t>
                                </m:r>
                              </m:e>
                            </m:d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[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]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[</m:t>
                            </m:r>
                            <m:r>
                              <m:rPr>
                                <m:nor/>
                              </m:rPr>
                              <w:rPr>
                                <w:rFonts w:ascii="Cambria Math" w:hAnsi="Cambria Math"/>
                              </w:rPr>
                              <m:t>P:A: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]</m:t>
                            </m:r>
                          </m:den>
                        </m:f>
                      </m:e>
                    </m:groupCh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dAE2</m:t>
                        </m:r>
                      </m:sub>
                    </m:sSub>
                  </m:lim>
                </m:limLow>
              </m:oMath>
            </m:oMathPara>
          </w:p>
        </w:tc>
        <w:tc>
          <w:tcPr>
            <w:tcW w:w="350" w:type="pct"/>
            <w:vAlign w:val="center"/>
          </w:tcPr>
          <w:p w14:paraId="5931DA14" w14:textId="47E6C4E6" w:rsidR="007074F7" w:rsidRPr="00637E4B" w:rsidRDefault="007074F7" w:rsidP="00C51CD3">
            <w:r w:rsidRPr="00D94073">
              <w:t>(</w:t>
            </w:r>
            <w:r w:rsidR="00F70738">
              <w:t>S</w:t>
            </w:r>
            <w:r w:rsidR="0078186D">
              <w:fldChar w:fldCharType="begin"/>
            </w:r>
            <w:r w:rsidR="0078186D">
              <w:instrText xml:space="preserve"> SEQ Equation \* ARABIC </w:instrText>
            </w:r>
            <w:r w:rsidR="0078186D">
              <w:fldChar w:fldCharType="separate"/>
            </w:r>
            <w:r w:rsidR="000E5B89">
              <w:rPr>
                <w:noProof/>
              </w:rPr>
              <w:t>23</w:t>
            </w:r>
            <w:r w:rsidR="0078186D">
              <w:rPr>
                <w:noProof/>
              </w:rPr>
              <w:fldChar w:fldCharType="end"/>
            </w:r>
            <w:r w:rsidRPr="00D94073">
              <w:t>)</w:t>
            </w:r>
          </w:p>
        </w:tc>
      </w:tr>
    </w:tbl>
    <w:p w14:paraId="467238BB" w14:textId="605E9386" w:rsidR="007074F7" w:rsidRPr="00637E4B" w:rsidRDefault="007074F7" w:rsidP="00C51CD3">
      <w:r w:rsidRPr="00637E4B">
        <w:t>That is, th</w:t>
      </w:r>
      <w:r>
        <w:t>e dissociation constants for Reactions</w:t>
      </w:r>
      <w:r w:rsidRPr="00637E4B">
        <w:t xml:space="preserve"> </w:t>
      </w:r>
      <w:r>
        <w:fldChar w:fldCharType="begin"/>
      </w:r>
      <w:r>
        <w:instrText xml:space="preserve"> REF _Ref49096945 \h </w:instrText>
      </w:r>
      <w:r>
        <w:fldChar w:fldCharType="separate"/>
      </w:r>
      <w:r w:rsidR="00F2616B" w:rsidRPr="008A710F">
        <w:t>(</w:t>
      </w:r>
      <w:r w:rsidR="00340B02">
        <w:t>S</w:t>
      </w:r>
      <w:r w:rsidR="00F2616B">
        <w:rPr>
          <w:noProof/>
        </w:rPr>
        <w:t>13</w:t>
      </w:r>
      <w:r w:rsidR="00F2616B" w:rsidRPr="008A710F">
        <w:t>)</w:t>
      </w:r>
      <w:r>
        <w:fldChar w:fldCharType="end"/>
      </w:r>
      <w:r>
        <w:t>-</w:t>
      </w:r>
      <w:r>
        <w:fldChar w:fldCharType="begin"/>
      </w:r>
      <w:r>
        <w:instrText xml:space="preserve"> REF _Ref49096957 \h </w:instrText>
      </w:r>
      <w:r>
        <w:fldChar w:fldCharType="separate"/>
      </w:r>
      <w:r w:rsidR="00F2616B" w:rsidRPr="008A710F">
        <w:t>(</w:t>
      </w:r>
      <w:r w:rsidR="00340B02">
        <w:t>S</w:t>
      </w:r>
      <w:r w:rsidR="00F2616B">
        <w:rPr>
          <w:noProof/>
        </w:rPr>
        <w:t>16</w:t>
      </w:r>
      <w:r w:rsidR="00F2616B" w:rsidRPr="008A710F">
        <w:t>)</w:t>
      </w:r>
      <w:r>
        <w:fldChar w:fldCharType="end"/>
      </w:r>
      <w:r w:rsidRPr="00637E4B">
        <w:t xml:space="preserve"> satisfy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4"/>
        <w:gridCol w:w="8020"/>
        <w:gridCol w:w="716"/>
      </w:tblGrid>
      <w:tr w:rsidR="007074F7" w:rsidRPr="00637E4B" w14:paraId="2665A54A" w14:textId="77777777" w:rsidTr="000122F6">
        <w:tc>
          <w:tcPr>
            <w:tcW w:w="350" w:type="pct"/>
            <w:vAlign w:val="center"/>
          </w:tcPr>
          <w:p w14:paraId="26F732E7" w14:textId="77777777" w:rsidR="007074F7" w:rsidRPr="00637E4B" w:rsidRDefault="007074F7" w:rsidP="00C51CD3"/>
        </w:tc>
        <w:tc>
          <w:tcPr>
            <w:tcW w:w="4300" w:type="pct"/>
            <w:vAlign w:val="center"/>
          </w:tcPr>
          <w:p w14:paraId="7468A101" w14:textId="77777777" w:rsidR="007074F7" w:rsidRPr="00637E4B" w:rsidRDefault="0078186D" w:rsidP="00C51CD3"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</w:rPr>
                          <m:t>dAE1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</w:rPr>
                          <m:t>dAE2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</w:rPr>
                          <m:t>dAP1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</w:rPr>
                          <m:t>dAP2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50" w:type="pct"/>
            <w:vAlign w:val="center"/>
          </w:tcPr>
          <w:p w14:paraId="6CF5A270" w14:textId="7B1C76C5" w:rsidR="007074F7" w:rsidRPr="00637E4B" w:rsidRDefault="007074F7" w:rsidP="00C51CD3">
            <w:bookmarkStart w:id="31" w:name="_Ref42560046"/>
            <w:r w:rsidRPr="00637E4B">
              <w:t>(</w:t>
            </w:r>
            <w:r w:rsidR="00F70738">
              <w:t>S</w:t>
            </w:r>
            <w:r w:rsidR="0078186D">
              <w:fldChar w:fldCharType="begin"/>
            </w:r>
            <w:r w:rsidR="0078186D">
              <w:instrText xml:space="preserve"> SEQ Equation \* ARABIC </w:instrText>
            </w:r>
            <w:r w:rsidR="0078186D">
              <w:fldChar w:fldCharType="separate"/>
            </w:r>
            <w:r w:rsidR="000E5B89">
              <w:rPr>
                <w:noProof/>
              </w:rPr>
              <w:t>24</w:t>
            </w:r>
            <w:r w:rsidR="0078186D">
              <w:rPr>
                <w:noProof/>
              </w:rPr>
              <w:fldChar w:fldCharType="end"/>
            </w:r>
            <w:r w:rsidRPr="00637E4B">
              <w:t>)</w:t>
            </w:r>
            <w:bookmarkEnd w:id="31"/>
          </w:p>
        </w:tc>
      </w:tr>
    </w:tbl>
    <w:p w14:paraId="2482D270" w14:textId="00C76C71" w:rsidR="007074F7" w:rsidRDefault="007074F7" w:rsidP="00C51CD3">
      <w:r>
        <w:t>Taking Eq.</w:t>
      </w:r>
      <w:r w:rsidRPr="00637E4B">
        <w:t xml:space="preserve"> </w:t>
      </w:r>
      <w:r w:rsidRPr="00637E4B">
        <w:fldChar w:fldCharType="begin"/>
      </w:r>
      <w:r w:rsidRPr="00637E4B">
        <w:instrText xml:space="preserve"> REF _Ref42560046 \h  \* MERGEFORMAT </w:instrText>
      </w:r>
      <w:r w:rsidRPr="00637E4B">
        <w:fldChar w:fldCharType="separate"/>
      </w:r>
      <w:r w:rsidR="00F70738" w:rsidRPr="00637E4B">
        <w:t>(</w:t>
      </w:r>
      <w:r w:rsidR="00F70738">
        <w:t>S24</w:t>
      </w:r>
      <w:r w:rsidR="00F70738" w:rsidRPr="00637E4B">
        <w:t>)</w:t>
      </w:r>
      <w:r w:rsidRPr="00637E4B">
        <w:fldChar w:fldCharType="end"/>
      </w:r>
      <w:r w:rsidRPr="00637E4B">
        <w:t xml:space="preserve"> </w:t>
      </w:r>
      <w:r>
        <w:t xml:space="preserve">into account, </w:t>
      </w:r>
      <w:r w:rsidRPr="00637E4B">
        <w:t xml:space="preserve">we are left with </w:t>
      </w:r>
      <w:r>
        <w:t xml:space="preserve">only </w:t>
      </w:r>
      <w:r w:rsidRPr="00637E4B">
        <w:t>three independent chemical equilibrium equations.</w:t>
      </w:r>
      <w:r>
        <w:t xml:space="preserve"> One of these equations is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4"/>
        <w:gridCol w:w="8020"/>
        <w:gridCol w:w="716"/>
      </w:tblGrid>
      <w:tr w:rsidR="007074F7" w:rsidRPr="008A710F" w14:paraId="3B746675" w14:textId="77777777" w:rsidTr="000122F6">
        <w:tc>
          <w:tcPr>
            <w:tcW w:w="350" w:type="pct"/>
            <w:vAlign w:val="center"/>
          </w:tcPr>
          <w:p w14:paraId="49CFE243" w14:textId="77777777" w:rsidR="007074F7" w:rsidRPr="008A710F" w:rsidRDefault="007074F7" w:rsidP="00C51CD3"/>
        </w:tc>
        <w:tc>
          <w:tcPr>
            <w:tcW w:w="4300" w:type="pct"/>
            <w:vAlign w:val="center"/>
          </w:tcPr>
          <w:p w14:paraId="4727FA6F" w14:textId="77777777" w:rsidR="007074F7" w:rsidRPr="008A710F" w:rsidRDefault="0078186D" w:rsidP="00C51CD3"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dAP1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[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]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[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A:P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]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≈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</m:d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-[</m:t>
                        </m:r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</w:rPr>
                          <m:t>A:P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]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</m:d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-[</m:t>
                        </m:r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</w:rPr>
                          <m:t>A:P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]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[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A:P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]</m:t>
                    </m:r>
                  </m:den>
                </m:f>
              </m:oMath>
            </m:oMathPara>
          </w:p>
        </w:tc>
        <w:tc>
          <w:tcPr>
            <w:tcW w:w="350" w:type="pct"/>
            <w:vAlign w:val="center"/>
          </w:tcPr>
          <w:p w14:paraId="63BF42D9" w14:textId="031A7D40" w:rsidR="007074F7" w:rsidRPr="008A710F" w:rsidRDefault="007074F7" w:rsidP="00C51CD3">
            <w:r w:rsidRPr="008A710F">
              <w:t>(</w:t>
            </w:r>
            <w:r w:rsidR="00F70738">
              <w:t>S</w:t>
            </w:r>
            <w:r w:rsidR="0078186D">
              <w:fldChar w:fldCharType="begin"/>
            </w:r>
            <w:r w:rsidR="0078186D">
              <w:instrText xml:space="preserve"> SEQ Equation \* ARABIC </w:instrText>
            </w:r>
            <w:r w:rsidR="0078186D">
              <w:fldChar w:fldCharType="separate"/>
            </w:r>
            <w:r w:rsidR="000E5B89">
              <w:rPr>
                <w:noProof/>
              </w:rPr>
              <w:t>25</w:t>
            </w:r>
            <w:r w:rsidR="0078186D">
              <w:rPr>
                <w:noProof/>
              </w:rPr>
              <w:fldChar w:fldCharType="end"/>
            </w:r>
            <w:r w:rsidRPr="008A710F">
              <w:t>)</w:t>
            </w:r>
          </w:p>
        </w:tc>
      </w:tr>
    </w:tbl>
    <w:p w14:paraId="7B8B785B" w14:textId="77777777" w:rsidR="007074F7" w:rsidRDefault="007074F7" w:rsidP="00C51CD3">
      <w:r>
        <w:t>which can be solved for the unknown concentration of A:P,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4"/>
        <w:gridCol w:w="8020"/>
        <w:gridCol w:w="716"/>
      </w:tblGrid>
      <w:tr w:rsidR="007074F7" w:rsidRPr="008A710F" w14:paraId="41DEDCEA" w14:textId="77777777" w:rsidTr="000122F6">
        <w:tc>
          <w:tcPr>
            <w:tcW w:w="350" w:type="pct"/>
            <w:vAlign w:val="center"/>
          </w:tcPr>
          <w:p w14:paraId="309543CE" w14:textId="77777777" w:rsidR="007074F7" w:rsidRPr="008A710F" w:rsidRDefault="007074F7" w:rsidP="00C51CD3"/>
        </w:tc>
        <w:tc>
          <w:tcPr>
            <w:tcW w:w="4300" w:type="pct"/>
            <w:vAlign w:val="center"/>
          </w:tcPr>
          <w:p w14:paraId="6956FC57" w14:textId="77777777" w:rsidR="007074F7" w:rsidRPr="008A710F" w:rsidRDefault="0078186D" w:rsidP="00C51CD3">
            <m:oMathPara>
              <m:oMathParaPr>
                <m:jc m:val="center"/>
              </m:oMathParaPr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A:P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[</m:t>
                        </m:r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]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[</m:t>
                        </m:r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</w:rPr>
                          <m:t>P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]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</w:rPr>
                          <m:t>dAP1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[A]</m:t>
                                    </m:r>
                                  </m:e>
                                  <m:sub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[P]</m:t>
                                    </m:r>
                                  </m:e>
                                  <m:sub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dAP1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-4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rFonts w:ascii="Cambria Math" w:hAnsi="Cambria Math"/>
                              </w:rPr>
                              <m:t>[A]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rFonts w:ascii="Cambria Math" w:hAnsi="Cambria Math"/>
                              </w:rPr>
                              <m:t>[P]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</m:e>
                    </m:ra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350" w:type="pct"/>
            <w:vAlign w:val="center"/>
          </w:tcPr>
          <w:p w14:paraId="491B92E3" w14:textId="2A439F92" w:rsidR="007074F7" w:rsidRPr="008A710F" w:rsidRDefault="007074F7" w:rsidP="00C51CD3">
            <w:r w:rsidRPr="008A710F">
              <w:t>(</w:t>
            </w:r>
            <w:r w:rsidR="00F70738">
              <w:t>S</w:t>
            </w:r>
            <w:r w:rsidR="0078186D">
              <w:fldChar w:fldCharType="begin"/>
            </w:r>
            <w:r w:rsidR="0078186D">
              <w:instrText xml:space="preserve"> SEQ Equation \* ARABIC </w:instrText>
            </w:r>
            <w:r w:rsidR="0078186D">
              <w:fldChar w:fldCharType="separate"/>
            </w:r>
            <w:r w:rsidR="000E5B89">
              <w:rPr>
                <w:noProof/>
              </w:rPr>
              <w:t>26</w:t>
            </w:r>
            <w:r w:rsidR="0078186D">
              <w:rPr>
                <w:noProof/>
              </w:rPr>
              <w:fldChar w:fldCharType="end"/>
            </w:r>
            <w:r w:rsidRPr="008A710F">
              <w:t>)</w:t>
            </w:r>
          </w:p>
        </w:tc>
      </w:tr>
    </w:tbl>
    <w:p w14:paraId="1DCDDDAB" w14:textId="5C3AD185" w:rsidR="007074F7" w:rsidRDefault="007074F7" w:rsidP="00C51CD3">
      <w:r>
        <w:t xml:space="preserve">Meanwhile, the total number of </w:t>
      </w:r>
      <w:r w:rsidRPr="008825FE">
        <w:rPr>
          <w:i/>
        </w:rPr>
        <w:t>P</w:t>
      </w:r>
      <w:ins w:id="32" w:author="Chen, Jing" w:date="2022-01-28T00:03:00Z">
        <w:r w:rsidR="00122BE1">
          <w:rPr>
            <w:i/>
          </w:rPr>
          <w:t>er</w:t>
        </w:r>
      </w:ins>
      <w:del w:id="33" w:author="Chen, Jing" w:date="2022-01-28T00:03:00Z">
        <w:r w:rsidRPr="008825FE" w:rsidDel="00122BE1">
          <w:rPr>
            <w:i/>
          </w:rPr>
          <w:delText>ER</w:delText>
        </w:r>
      </w:del>
      <w:r>
        <w:t xml:space="preserve"> E-boxes, </w:t>
      </w:r>
      <w:r w:rsidRPr="002A4BF5">
        <w:rPr>
          <w:rFonts w:ascii="Cambria" w:hAnsi="Cambria"/>
        </w:rPr>
        <w:t>[E</w:t>
      </w:r>
      <w:r w:rsidRPr="002A4BF5">
        <w:rPr>
          <w:rFonts w:ascii="Cambria" w:hAnsi="Cambria"/>
          <w:i/>
          <w:vertAlign w:val="subscript"/>
        </w:rPr>
        <w:t>p</w:t>
      </w:r>
      <w:r w:rsidRPr="002A4BF5">
        <w:rPr>
          <w:rFonts w:ascii="Cambria" w:hAnsi="Cambria"/>
        </w:rPr>
        <w:t>]</w:t>
      </w:r>
      <w:r w:rsidRPr="002A4BF5">
        <w:rPr>
          <w:rFonts w:ascii="Cambria" w:hAnsi="Cambria"/>
          <w:vertAlign w:val="subscript"/>
        </w:rPr>
        <w:t>T</w:t>
      </w:r>
      <w:r w:rsidRPr="002A4BF5">
        <w:rPr>
          <w:rFonts w:ascii="Cambria" w:hAnsi="Cambria"/>
        </w:rPr>
        <w:t xml:space="preserve"> = [E</w:t>
      </w:r>
      <w:r w:rsidRPr="002A4BF5">
        <w:rPr>
          <w:rFonts w:ascii="Cambria" w:hAnsi="Cambria"/>
          <w:i/>
          <w:vertAlign w:val="subscript"/>
        </w:rPr>
        <w:t>p</w:t>
      </w:r>
      <w:r w:rsidRPr="002A4BF5">
        <w:rPr>
          <w:rFonts w:ascii="Cambria" w:hAnsi="Cambria"/>
        </w:rPr>
        <w:t>] + [</w:t>
      </w:r>
      <w:proofErr w:type="spellStart"/>
      <w:proofErr w:type="gramStart"/>
      <w:r w:rsidRPr="002A4BF5">
        <w:rPr>
          <w:rFonts w:ascii="Cambria" w:hAnsi="Cambria"/>
        </w:rPr>
        <w:t>A:E</w:t>
      </w:r>
      <w:r w:rsidRPr="002A4BF5">
        <w:rPr>
          <w:rFonts w:ascii="Cambria" w:hAnsi="Cambria"/>
          <w:i/>
          <w:vertAlign w:val="subscript"/>
        </w:rPr>
        <w:t>p</w:t>
      </w:r>
      <w:proofErr w:type="spellEnd"/>
      <w:proofErr w:type="gramEnd"/>
      <w:r w:rsidRPr="002A4BF5">
        <w:rPr>
          <w:rFonts w:ascii="Cambria" w:hAnsi="Cambria"/>
        </w:rPr>
        <w:t>] + [</w:t>
      </w:r>
      <w:proofErr w:type="spellStart"/>
      <w:r w:rsidRPr="002A4BF5">
        <w:rPr>
          <w:rFonts w:ascii="Cambria" w:hAnsi="Cambria"/>
        </w:rPr>
        <w:t>P:A:E</w:t>
      </w:r>
      <w:r w:rsidRPr="002A4BF5">
        <w:rPr>
          <w:rFonts w:ascii="Cambria" w:hAnsi="Cambria"/>
          <w:i/>
          <w:vertAlign w:val="subscript"/>
        </w:rPr>
        <w:t>p</w:t>
      </w:r>
      <w:proofErr w:type="spellEnd"/>
      <w:r w:rsidRPr="002A4BF5">
        <w:rPr>
          <w:rFonts w:ascii="Cambria" w:hAnsi="Cambria"/>
        </w:rPr>
        <w:t>]</w:t>
      </w:r>
      <w:r>
        <w:t>, can be written as: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4"/>
        <w:gridCol w:w="8020"/>
        <w:gridCol w:w="716"/>
      </w:tblGrid>
      <w:tr w:rsidR="007074F7" w:rsidRPr="008A710F" w14:paraId="419E9383" w14:textId="77777777" w:rsidTr="000122F6">
        <w:tc>
          <w:tcPr>
            <w:tcW w:w="350" w:type="pct"/>
            <w:vAlign w:val="center"/>
          </w:tcPr>
          <w:p w14:paraId="7DBDA8BB" w14:textId="77777777" w:rsidR="007074F7" w:rsidRPr="008A710F" w:rsidRDefault="007074F7" w:rsidP="00C51CD3"/>
        </w:tc>
        <w:tc>
          <w:tcPr>
            <w:tcW w:w="4300" w:type="pct"/>
            <w:vAlign w:val="center"/>
          </w:tcPr>
          <w:p w14:paraId="6FFF164D" w14:textId="77777777" w:rsidR="007074F7" w:rsidRPr="008A710F" w:rsidRDefault="0078186D" w:rsidP="00C51CD3"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[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]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</w:rPr>
                          <m:t>dAE1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[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A: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]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[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]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A: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[P][A: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]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</w:rPr>
                          <m:t>dAP2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50" w:type="pct"/>
            <w:vAlign w:val="center"/>
          </w:tcPr>
          <w:p w14:paraId="2807784B" w14:textId="3137B13E" w:rsidR="007074F7" w:rsidRPr="008A710F" w:rsidRDefault="007074F7" w:rsidP="00C51CD3">
            <w:r w:rsidRPr="008A710F">
              <w:t>(</w:t>
            </w:r>
            <w:r w:rsidR="00F70738">
              <w:t>S</w:t>
            </w:r>
            <w:r w:rsidR="0078186D">
              <w:fldChar w:fldCharType="begin"/>
            </w:r>
            <w:r w:rsidR="0078186D">
              <w:instrText xml:space="preserve"> SEQ Equation \* ARABIC </w:instrText>
            </w:r>
            <w:r w:rsidR="0078186D">
              <w:fldChar w:fldCharType="separate"/>
            </w:r>
            <w:r w:rsidR="00F70738">
              <w:rPr>
                <w:noProof/>
              </w:rPr>
              <w:t>27</w:t>
            </w:r>
            <w:r w:rsidR="0078186D">
              <w:rPr>
                <w:noProof/>
              </w:rPr>
              <w:fldChar w:fldCharType="end"/>
            </w:r>
            <w:r w:rsidRPr="008A710F">
              <w:t>)</w:t>
            </w:r>
          </w:p>
        </w:tc>
      </w:tr>
    </w:tbl>
    <w:p w14:paraId="7B8DE041" w14:textId="19B65634" w:rsidR="007074F7" w:rsidRDefault="007074F7" w:rsidP="00C51CD3">
      <w:r>
        <w:t xml:space="preserve">which can be rearranged to give the probability that a </w:t>
      </w:r>
      <w:r w:rsidRPr="00BB6642">
        <w:rPr>
          <w:i/>
        </w:rPr>
        <w:t>P</w:t>
      </w:r>
      <w:ins w:id="34" w:author="Chen, Jing" w:date="2022-01-28T00:03:00Z">
        <w:r w:rsidR="00122BE1">
          <w:rPr>
            <w:i/>
          </w:rPr>
          <w:t>er</w:t>
        </w:r>
      </w:ins>
      <w:del w:id="35" w:author="Chen, Jing" w:date="2022-01-28T00:03:00Z">
        <w:r w:rsidRPr="00BB6642" w:rsidDel="00122BE1">
          <w:rPr>
            <w:i/>
          </w:rPr>
          <w:delText>ER</w:delText>
        </w:r>
      </w:del>
      <w:r w:rsidRPr="00BB6642">
        <w:rPr>
          <w:i/>
        </w:rPr>
        <w:t xml:space="preserve"> </w:t>
      </w:r>
      <w:r w:rsidRPr="00BB6642">
        <w:t>gene is being transcribed: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4"/>
        <w:gridCol w:w="8020"/>
        <w:gridCol w:w="716"/>
      </w:tblGrid>
      <w:tr w:rsidR="007074F7" w:rsidRPr="008A710F" w14:paraId="181270B2" w14:textId="77777777" w:rsidTr="000122F6">
        <w:tc>
          <w:tcPr>
            <w:tcW w:w="350" w:type="pct"/>
            <w:vAlign w:val="center"/>
          </w:tcPr>
          <w:p w14:paraId="0CE10B63" w14:textId="77777777" w:rsidR="007074F7" w:rsidRPr="008A710F" w:rsidRDefault="007074F7" w:rsidP="00C51CD3"/>
        </w:tc>
        <w:tc>
          <w:tcPr>
            <w:tcW w:w="4300" w:type="pct"/>
            <w:vAlign w:val="center"/>
          </w:tcPr>
          <w:p w14:paraId="307E8C7D" w14:textId="77777777" w:rsidR="007074F7" w:rsidRPr="008A710F" w:rsidRDefault="0078186D" w:rsidP="00C51CD3"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[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A: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]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[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]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[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]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</w:rPr>
                          <m:t>dAE1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[</m:t>
                        </m:r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</w:rPr>
                          <m:t>A][P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]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 w:hAnsi="Cambria Math"/>
                              </w:rPr>
                              <m:t>dAP2</m:t>
                            </m:r>
                          </m:sub>
                        </m:sSub>
                      </m:den>
                    </m:f>
                  </m:den>
                </m:f>
              </m:oMath>
            </m:oMathPara>
          </w:p>
        </w:tc>
        <w:tc>
          <w:tcPr>
            <w:tcW w:w="350" w:type="pct"/>
            <w:vAlign w:val="center"/>
          </w:tcPr>
          <w:p w14:paraId="01E061BE" w14:textId="47E38BD1" w:rsidR="007074F7" w:rsidRPr="008A710F" w:rsidRDefault="007074F7" w:rsidP="00C51CD3">
            <w:bookmarkStart w:id="36" w:name="_Ref49096384"/>
            <w:r w:rsidRPr="008A710F">
              <w:t>(</w:t>
            </w:r>
            <w:r w:rsidR="00F70738">
              <w:t>S</w:t>
            </w:r>
            <w:r w:rsidR="0078186D">
              <w:fldChar w:fldCharType="begin"/>
            </w:r>
            <w:r w:rsidR="0078186D">
              <w:instrText xml:space="preserve"> SEQ Equation \* ARABIC </w:instrText>
            </w:r>
            <w:r w:rsidR="0078186D">
              <w:fldChar w:fldCharType="separate"/>
            </w:r>
            <w:r w:rsidR="00F70738">
              <w:rPr>
                <w:noProof/>
              </w:rPr>
              <w:t>28</w:t>
            </w:r>
            <w:r w:rsidR="0078186D">
              <w:rPr>
                <w:noProof/>
              </w:rPr>
              <w:fldChar w:fldCharType="end"/>
            </w:r>
            <w:r w:rsidRPr="008A710F">
              <w:t>)</w:t>
            </w:r>
            <w:bookmarkEnd w:id="36"/>
          </w:p>
        </w:tc>
      </w:tr>
    </w:tbl>
    <w:p w14:paraId="167A18C3" w14:textId="1C9DADBA" w:rsidR="007074F7" w:rsidRDefault="007074F7" w:rsidP="00C51CD3">
      <w:r>
        <w:t xml:space="preserve"> Plugging the definition of </w:t>
      </w:r>
      <w:r w:rsidRPr="002A4BF5">
        <w:rPr>
          <w:rFonts w:ascii="Cambria" w:hAnsi="Cambria"/>
          <w:i/>
        </w:rPr>
        <w:t>K</w:t>
      </w:r>
      <w:r w:rsidRPr="002A4BF5">
        <w:rPr>
          <w:rFonts w:ascii="Cambria" w:hAnsi="Cambria"/>
          <w:vertAlign w:val="subscript"/>
        </w:rPr>
        <w:t>dAP1</w:t>
      </w:r>
      <w:r>
        <w:t xml:space="preserve"> (Eq. </w:t>
      </w:r>
      <w:r>
        <w:fldChar w:fldCharType="begin"/>
      </w:r>
      <w:r>
        <w:instrText xml:space="preserve"> REF _Ref49097129 \h </w:instrText>
      </w:r>
      <w:r>
        <w:fldChar w:fldCharType="separate"/>
      </w:r>
      <w:r w:rsidR="00F70738" w:rsidRPr="00781E0F">
        <w:t>(</w:t>
      </w:r>
      <w:r w:rsidR="00F70738">
        <w:t>S</w:t>
      </w:r>
      <w:r w:rsidR="00F70738">
        <w:rPr>
          <w:noProof/>
        </w:rPr>
        <w:t>22</w:t>
      </w:r>
      <w:r w:rsidR="00F70738" w:rsidRPr="00781E0F">
        <w:t>)</w:t>
      </w:r>
      <w:r>
        <w:fldChar w:fldCharType="end"/>
      </w:r>
      <w:r>
        <w:t xml:space="preserve">) into Eq. </w:t>
      </w:r>
      <w:r>
        <w:fldChar w:fldCharType="begin"/>
      </w:r>
      <w:r>
        <w:instrText xml:space="preserve"> REF _Ref49096384 \h </w:instrText>
      </w:r>
      <w:r>
        <w:fldChar w:fldCharType="separate"/>
      </w:r>
      <w:r w:rsidR="00F70738" w:rsidRPr="008A710F">
        <w:t>(</w:t>
      </w:r>
      <w:r w:rsidR="00F70738">
        <w:t>S</w:t>
      </w:r>
      <w:r w:rsidR="00F70738">
        <w:rPr>
          <w:noProof/>
        </w:rPr>
        <w:t>28</w:t>
      </w:r>
      <w:r w:rsidR="00F70738" w:rsidRPr="008A710F">
        <w:t>)</w:t>
      </w:r>
      <w:r>
        <w:fldChar w:fldCharType="end"/>
      </w:r>
      <w:r>
        <w:t xml:space="preserve"> yields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4"/>
        <w:gridCol w:w="8020"/>
        <w:gridCol w:w="716"/>
      </w:tblGrid>
      <w:tr w:rsidR="007074F7" w:rsidRPr="00022184" w14:paraId="7BBEE5C5" w14:textId="77777777" w:rsidTr="000122F6">
        <w:tc>
          <w:tcPr>
            <w:tcW w:w="350" w:type="pct"/>
            <w:vAlign w:val="center"/>
          </w:tcPr>
          <w:p w14:paraId="6514AEE1" w14:textId="77777777" w:rsidR="007074F7" w:rsidRPr="00022184" w:rsidRDefault="007074F7" w:rsidP="00C51CD3"/>
        </w:tc>
        <w:tc>
          <w:tcPr>
            <w:tcW w:w="4300" w:type="pct"/>
            <w:vAlign w:val="center"/>
          </w:tcPr>
          <w:p w14:paraId="6585D6DC" w14:textId="77777777" w:rsidR="007074F7" w:rsidRPr="00022184" w:rsidRDefault="0078186D" w:rsidP="00C51CD3"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[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A: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]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[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]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[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]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</w:rPr>
                          <m:t>dAE1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+[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]+[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A:P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]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 w:hAnsi="Cambria Math"/>
                              </w:rPr>
                              <m:t>dAP1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 w:hAnsi="Cambria Math"/>
                              </w:rPr>
                              <m:t>dAP2</m:t>
                            </m:r>
                          </m:sub>
                        </m:sSub>
                      </m:den>
                    </m:f>
                  </m:den>
                </m:f>
              </m:oMath>
            </m:oMathPara>
          </w:p>
        </w:tc>
        <w:tc>
          <w:tcPr>
            <w:tcW w:w="350" w:type="pct"/>
            <w:vAlign w:val="center"/>
          </w:tcPr>
          <w:p w14:paraId="5A90B00E" w14:textId="135B543E" w:rsidR="007074F7" w:rsidRPr="00022184" w:rsidRDefault="007074F7" w:rsidP="00C51CD3">
            <w:bookmarkStart w:id="37" w:name="_Ref49079513"/>
            <w:r w:rsidRPr="00022184">
              <w:t>(</w:t>
            </w:r>
            <w:r w:rsidR="00F70738">
              <w:t>S</w:t>
            </w:r>
            <w:r w:rsidR="0078186D">
              <w:fldChar w:fldCharType="begin"/>
            </w:r>
            <w:r w:rsidR="0078186D">
              <w:instrText xml:space="preserve"> SEQ Equation \* ARABIC </w:instrText>
            </w:r>
            <w:r w:rsidR="0078186D">
              <w:fldChar w:fldCharType="separate"/>
            </w:r>
            <w:r w:rsidR="00F70738">
              <w:rPr>
                <w:noProof/>
              </w:rPr>
              <w:t>29</w:t>
            </w:r>
            <w:r w:rsidR="0078186D">
              <w:rPr>
                <w:noProof/>
              </w:rPr>
              <w:fldChar w:fldCharType="end"/>
            </w:r>
            <w:r w:rsidRPr="00022184">
              <w:t>)</w:t>
            </w:r>
            <w:bookmarkEnd w:id="37"/>
          </w:p>
        </w:tc>
      </w:tr>
    </w:tbl>
    <w:p w14:paraId="3A8469CD" w14:textId="77777777" w:rsidR="007074F7" w:rsidRDefault="007074F7" w:rsidP="00C51CD3">
      <w:r w:rsidRPr="005B153E">
        <w:rPr>
          <w:u w:val="single"/>
        </w:rPr>
        <w:t>First Case.</w:t>
      </w:r>
      <w:r w:rsidRPr="005B153E">
        <w:t xml:space="preserve"> </w:t>
      </w:r>
      <w:proofErr w:type="gramStart"/>
      <w:r w:rsidRPr="005B153E">
        <w:t>PER:CRY</w:t>
      </w:r>
      <w:proofErr w:type="gramEnd"/>
      <w:r w:rsidRPr="005B153E">
        <w:t xml:space="preserve"> binds equally strongly to free- and E-box-bound BMAL:CLOCK, i.e.,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4"/>
        <w:gridCol w:w="8020"/>
        <w:gridCol w:w="716"/>
      </w:tblGrid>
      <w:tr w:rsidR="007074F7" w:rsidRPr="00022184" w14:paraId="600D4742" w14:textId="77777777" w:rsidTr="000122F6">
        <w:tc>
          <w:tcPr>
            <w:tcW w:w="350" w:type="pct"/>
            <w:vAlign w:val="center"/>
          </w:tcPr>
          <w:p w14:paraId="04DBB9F0" w14:textId="77777777" w:rsidR="007074F7" w:rsidRPr="00022184" w:rsidRDefault="007074F7" w:rsidP="00C51CD3"/>
        </w:tc>
        <w:tc>
          <w:tcPr>
            <w:tcW w:w="4300" w:type="pct"/>
            <w:vAlign w:val="center"/>
          </w:tcPr>
          <w:p w14:paraId="7C78E534" w14:textId="1DD607DC" w:rsidR="007074F7" w:rsidRPr="00022184" w:rsidRDefault="0078186D" w:rsidP="00C51CD3"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dAP1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dAP2</m:t>
                    </m:r>
                  </m:sub>
                </m:sSub>
              </m:oMath>
            </m:oMathPara>
          </w:p>
        </w:tc>
        <w:tc>
          <w:tcPr>
            <w:tcW w:w="350" w:type="pct"/>
            <w:vAlign w:val="center"/>
          </w:tcPr>
          <w:p w14:paraId="44FE04DC" w14:textId="5BDDD3EE" w:rsidR="007074F7" w:rsidRPr="00022184" w:rsidRDefault="007074F7" w:rsidP="00C51CD3">
            <w:bookmarkStart w:id="38" w:name="_Ref49079848"/>
            <w:r w:rsidRPr="00022184">
              <w:t>(</w:t>
            </w:r>
            <w:r w:rsidR="00F70738">
              <w:t>S</w:t>
            </w:r>
            <w:r w:rsidR="0078186D">
              <w:fldChar w:fldCharType="begin"/>
            </w:r>
            <w:r w:rsidR="0078186D">
              <w:instrText xml:space="preserve"> SEQ Equation \* ARABIC </w:instrText>
            </w:r>
            <w:r w:rsidR="0078186D">
              <w:fldChar w:fldCharType="separate"/>
            </w:r>
            <w:r w:rsidR="00F70738">
              <w:rPr>
                <w:noProof/>
              </w:rPr>
              <w:t>30</w:t>
            </w:r>
            <w:r w:rsidR="0078186D">
              <w:rPr>
                <w:noProof/>
              </w:rPr>
              <w:fldChar w:fldCharType="end"/>
            </w:r>
            <w:r w:rsidRPr="00022184">
              <w:t>)</w:t>
            </w:r>
            <w:bookmarkEnd w:id="38"/>
          </w:p>
        </w:tc>
      </w:tr>
    </w:tbl>
    <w:p w14:paraId="787398EC" w14:textId="12AD5762" w:rsidR="007074F7" w:rsidRDefault="007074F7" w:rsidP="00C51CD3">
      <w:r>
        <w:lastRenderedPageBreak/>
        <w:t>In this case,</w:t>
      </w:r>
      <w:r w:rsidRPr="00EB5E4D">
        <w:t xml:space="preserve"> </w:t>
      </w:r>
      <w:r>
        <w:t xml:space="preserve">Eq. </w:t>
      </w:r>
      <w:r>
        <w:fldChar w:fldCharType="begin"/>
      </w:r>
      <w:r>
        <w:instrText xml:space="preserve"> REF _Ref49079513 \h </w:instrText>
      </w:r>
      <w:r>
        <w:fldChar w:fldCharType="separate"/>
      </w:r>
      <w:r w:rsidR="00F70738" w:rsidRPr="00022184">
        <w:t>(</w:t>
      </w:r>
      <w:r w:rsidR="00F70738">
        <w:t>S</w:t>
      </w:r>
      <w:r w:rsidR="00F70738">
        <w:rPr>
          <w:noProof/>
        </w:rPr>
        <w:t>29</w:t>
      </w:r>
      <w:r w:rsidR="00F70738" w:rsidRPr="00022184">
        <w:t>)</w:t>
      </w:r>
      <w:r>
        <w:fldChar w:fldCharType="end"/>
      </w:r>
      <w:r>
        <w:t xml:space="preserve"> </w:t>
      </w:r>
      <w:r w:rsidRPr="00EB5E4D">
        <w:t>becomes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4"/>
        <w:gridCol w:w="8020"/>
        <w:gridCol w:w="716"/>
      </w:tblGrid>
      <w:tr w:rsidR="007074F7" w:rsidRPr="00637E4B" w14:paraId="0CAE628E" w14:textId="77777777" w:rsidTr="000122F6">
        <w:tc>
          <w:tcPr>
            <w:tcW w:w="350" w:type="pct"/>
            <w:vAlign w:val="center"/>
          </w:tcPr>
          <w:p w14:paraId="05BE8FCC" w14:textId="77777777" w:rsidR="007074F7" w:rsidRPr="00637E4B" w:rsidRDefault="007074F7" w:rsidP="00C51CD3"/>
        </w:tc>
        <w:tc>
          <w:tcPr>
            <w:tcW w:w="4300" w:type="pct"/>
            <w:vAlign w:val="center"/>
          </w:tcPr>
          <w:p w14:paraId="7A9F3489" w14:textId="77777777" w:rsidR="007074F7" w:rsidRPr="00637E4B" w:rsidRDefault="0078186D" w:rsidP="00C51CD3"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</w:rPr>
                          <m:t>A: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sub>
                        </m:sSub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[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]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[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]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</w:rPr>
                          <m:t>dAE1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</w:rPr>
                          <m:t>A:P</m:t>
                        </m:r>
                      </m:e>
                    </m:d>
                  </m:den>
                </m:f>
              </m:oMath>
            </m:oMathPara>
          </w:p>
        </w:tc>
        <w:tc>
          <w:tcPr>
            <w:tcW w:w="350" w:type="pct"/>
            <w:vAlign w:val="center"/>
          </w:tcPr>
          <w:p w14:paraId="48AF6B26" w14:textId="167797AC" w:rsidR="007074F7" w:rsidRPr="00637E4B" w:rsidRDefault="007074F7" w:rsidP="00C51CD3">
            <w:bookmarkStart w:id="39" w:name="_Ref42597951"/>
            <w:r w:rsidRPr="00637E4B">
              <w:t>(</w:t>
            </w:r>
            <w:r w:rsidR="00F70738">
              <w:t>S</w:t>
            </w:r>
            <w:r w:rsidR="0078186D">
              <w:fldChar w:fldCharType="begin"/>
            </w:r>
            <w:r w:rsidR="0078186D">
              <w:instrText xml:space="preserve"> SEQ Equation \* ARABIC </w:instrText>
            </w:r>
            <w:r w:rsidR="0078186D">
              <w:fldChar w:fldCharType="separate"/>
            </w:r>
            <w:r w:rsidR="00F70738">
              <w:rPr>
                <w:noProof/>
              </w:rPr>
              <w:t>31</w:t>
            </w:r>
            <w:r w:rsidR="0078186D">
              <w:rPr>
                <w:noProof/>
              </w:rPr>
              <w:fldChar w:fldCharType="end"/>
            </w:r>
            <w:r w:rsidRPr="00637E4B">
              <w:t>)</w:t>
            </w:r>
            <w:bookmarkEnd w:id="39"/>
          </w:p>
        </w:tc>
      </w:tr>
    </w:tbl>
    <w:p w14:paraId="19079B95" w14:textId="7931DE4B" w:rsidR="007074F7" w:rsidRDefault="007074F7" w:rsidP="00C51CD3">
      <w:r>
        <w:t xml:space="preserve">Plugging Eq. </w:t>
      </w:r>
      <w:r>
        <w:fldChar w:fldCharType="begin"/>
      </w:r>
      <w:r>
        <w:instrText xml:space="preserve"> REF _Ref49095669 \h </w:instrText>
      </w:r>
      <w:r>
        <w:fldChar w:fldCharType="separate"/>
      </w:r>
      <w:r w:rsidR="00F70738" w:rsidRPr="008A710F">
        <w:t>(</w:t>
      </w:r>
      <w:r w:rsidR="00F70738">
        <w:t>S</w:t>
      </w:r>
      <w:r w:rsidR="00F70738">
        <w:rPr>
          <w:noProof/>
        </w:rPr>
        <w:t>16</w:t>
      </w:r>
      <w:r w:rsidR="00F70738" w:rsidRPr="008A710F">
        <w:t>)</w:t>
      </w:r>
      <w:r>
        <w:fldChar w:fldCharType="end"/>
      </w:r>
      <w:r>
        <w:t xml:space="preserve"> into Eq. </w:t>
      </w:r>
      <w:r>
        <w:fldChar w:fldCharType="begin"/>
      </w:r>
      <w:r>
        <w:instrText xml:space="preserve"> REF _Ref42597951 \h </w:instrText>
      </w:r>
      <w:r>
        <w:fldChar w:fldCharType="separate"/>
      </w:r>
      <w:r w:rsidR="00F70738" w:rsidRPr="00637E4B">
        <w:t>(</w:t>
      </w:r>
      <w:r w:rsidR="00F70738">
        <w:t>S</w:t>
      </w:r>
      <w:r w:rsidR="00F70738">
        <w:rPr>
          <w:noProof/>
        </w:rPr>
        <w:t>31</w:t>
      </w:r>
      <w:r w:rsidR="00F70738" w:rsidRPr="00637E4B">
        <w:t>)</w:t>
      </w:r>
      <w:r>
        <w:fldChar w:fldCharType="end"/>
      </w:r>
      <w:r>
        <w:t xml:space="preserve"> yields </w:t>
      </w:r>
      <w:r w:rsidRPr="005B153E">
        <w:rPr>
          <w:u w:val="single"/>
        </w:rPr>
        <w:t xml:space="preserve">Rate </w:t>
      </w:r>
      <w:r w:rsidR="00C415E4">
        <w:rPr>
          <w:u w:val="single"/>
        </w:rPr>
        <w:t>L</w:t>
      </w:r>
      <w:r w:rsidRPr="005B153E">
        <w:rPr>
          <w:u w:val="single"/>
        </w:rPr>
        <w:t>aw 1</w:t>
      </w:r>
      <w:r>
        <w:t>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4"/>
        <w:gridCol w:w="8020"/>
        <w:gridCol w:w="716"/>
      </w:tblGrid>
      <w:tr w:rsidR="007074F7" w:rsidRPr="006324BA" w14:paraId="0727A1DE" w14:textId="77777777" w:rsidTr="000122F6">
        <w:tc>
          <w:tcPr>
            <w:tcW w:w="350" w:type="pct"/>
            <w:vAlign w:val="center"/>
          </w:tcPr>
          <w:p w14:paraId="53E86D3B" w14:textId="77777777" w:rsidR="007074F7" w:rsidRPr="006324BA" w:rsidRDefault="007074F7" w:rsidP="00C51CD3"/>
        </w:tc>
        <w:tc>
          <w:tcPr>
            <w:tcW w:w="4300" w:type="pct"/>
            <w:vAlign w:val="center"/>
          </w:tcPr>
          <w:p w14:paraId="16B362ED" w14:textId="77777777" w:rsidR="007074F7" w:rsidRPr="006324BA" w:rsidRDefault="0078186D" w:rsidP="00C51CD3"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</w:rPr>
                          <m:t>A: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sub>
                        </m:sSub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[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]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[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]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</w:rPr>
                          <m:t>dAE1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nor/>
                              </m:rP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</m:d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50" w:type="pct"/>
            <w:vAlign w:val="center"/>
          </w:tcPr>
          <w:p w14:paraId="7AE6E68D" w14:textId="4AF6A29C" w:rsidR="007074F7" w:rsidRPr="006324BA" w:rsidRDefault="007074F7" w:rsidP="00C51CD3">
            <w:bookmarkStart w:id="40" w:name="_Ref49096056"/>
            <w:r w:rsidRPr="006324BA">
              <w:t>(</w:t>
            </w:r>
            <w:r w:rsidR="00F70738">
              <w:t>S</w:t>
            </w:r>
            <w:r w:rsidR="0078186D">
              <w:fldChar w:fldCharType="begin"/>
            </w:r>
            <w:r w:rsidR="0078186D">
              <w:instrText xml:space="preserve"> SEQ Equation \* ARABIC </w:instrText>
            </w:r>
            <w:r w:rsidR="0078186D">
              <w:fldChar w:fldCharType="separate"/>
            </w:r>
            <w:r w:rsidR="00F70738">
              <w:rPr>
                <w:noProof/>
              </w:rPr>
              <w:t>32</w:t>
            </w:r>
            <w:r w:rsidR="0078186D">
              <w:rPr>
                <w:noProof/>
              </w:rPr>
              <w:fldChar w:fldCharType="end"/>
            </w:r>
            <w:r w:rsidRPr="006324BA">
              <w:t>)</w:t>
            </w:r>
            <w:bookmarkEnd w:id="40"/>
          </w:p>
        </w:tc>
      </w:tr>
    </w:tbl>
    <w:p w14:paraId="167971D5" w14:textId="5CE865CC" w:rsidR="007074F7" w:rsidRDefault="007074F7" w:rsidP="00C51CD3">
      <w:r w:rsidRPr="005B153E">
        <w:rPr>
          <w:u w:val="single"/>
        </w:rPr>
        <w:t>Second Case.</w:t>
      </w:r>
      <w:r w:rsidRPr="005B153E">
        <w:t xml:space="preserve"> </w:t>
      </w:r>
      <w:proofErr w:type="gramStart"/>
      <w:r w:rsidRPr="005B153E">
        <w:t>PER:CRY</w:t>
      </w:r>
      <w:proofErr w:type="gramEnd"/>
      <w:r w:rsidRPr="005B153E">
        <w:t xml:space="preserve"> binds equally strongly to free- and E-box-bound BMAL:CLOCK, Eq. </w:t>
      </w:r>
      <w:r>
        <w:fldChar w:fldCharType="begin"/>
      </w:r>
      <w:r>
        <w:instrText xml:space="preserve"> REF _Ref49079848 \h </w:instrText>
      </w:r>
      <w:r>
        <w:fldChar w:fldCharType="separate"/>
      </w:r>
      <w:r w:rsidR="00F70738" w:rsidRPr="00022184">
        <w:t>(</w:t>
      </w:r>
      <w:r w:rsidR="00F70738">
        <w:t>S</w:t>
      </w:r>
      <w:r w:rsidR="00F70738">
        <w:rPr>
          <w:noProof/>
        </w:rPr>
        <w:t>30</w:t>
      </w:r>
      <w:r w:rsidR="00F70738" w:rsidRPr="00022184">
        <w:t>)</w:t>
      </w:r>
      <w:r>
        <w:fldChar w:fldCharType="end"/>
      </w:r>
      <w:r>
        <w:t xml:space="preserve"> (First Case above)</w:t>
      </w:r>
      <w:r w:rsidRPr="005B153E">
        <w:t xml:space="preserve">, and at the same time, BMAL:CLOCK saturates the </w:t>
      </w:r>
      <w:del w:id="41" w:author="Chen, Jing" w:date="2022-01-28T00:04:00Z">
        <w:r w:rsidRPr="005B153E" w:rsidDel="00122BE1">
          <w:rPr>
            <w:i/>
          </w:rPr>
          <w:delText>PER</w:delText>
        </w:r>
      </w:del>
      <w:ins w:id="42" w:author="Chen, Jing" w:date="2022-01-28T00:04:00Z">
        <w:r w:rsidR="00122BE1">
          <w:rPr>
            <w:i/>
          </w:rPr>
          <w:t>Per</w:t>
        </w:r>
      </w:ins>
      <w:r w:rsidRPr="005B153E">
        <w:t xml:space="preserve"> E-box, i.e.,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4"/>
        <w:gridCol w:w="8020"/>
        <w:gridCol w:w="716"/>
      </w:tblGrid>
      <w:tr w:rsidR="007074F7" w:rsidRPr="00022184" w14:paraId="67F7C996" w14:textId="77777777" w:rsidTr="000122F6">
        <w:tc>
          <w:tcPr>
            <w:tcW w:w="350" w:type="pct"/>
            <w:vAlign w:val="center"/>
          </w:tcPr>
          <w:p w14:paraId="4C10A3FD" w14:textId="77777777" w:rsidR="007074F7" w:rsidRPr="00022184" w:rsidRDefault="007074F7" w:rsidP="00C51CD3"/>
        </w:tc>
        <w:tc>
          <w:tcPr>
            <w:tcW w:w="4300" w:type="pct"/>
            <w:vAlign w:val="center"/>
          </w:tcPr>
          <w:p w14:paraId="356FEFD0" w14:textId="77777777" w:rsidR="007074F7" w:rsidRPr="00022184" w:rsidRDefault="0078186D" w:rsidP="00C51CD3"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dAE1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≪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</m:e>
                  <m:sub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350" w:type="pct"/>
            <w:vAlign w:val="center"/>
          </w:tcPr>
          <w:p w14:paraId="224FBC4E" w14:textId="2217523B" w:rsidR="007074F7" w:rsidRPr="00022184" w:rsidRDefault="007074F7" w:rsidP="00C51CD3">
            <w:r w:rsidRPr="00022184">
              <w:t>(</w:t>
            </w:r>
            <w:r w:rsidR="00F70738">
              <w:t>S</w:t>
            </w:r>
            <w:r w:rsidR="0078186D">
              <w:fldChar w:fldCharType="begin"/>
            </w:r>
            <w:r w:rsidR="0078186D">
              <w:instrText xml:space="preserve"> SEQ Equation \* ARABIC </w:instrText>
            </w:r>
            <w:r w:rsidR="0078186D">
              <w:fldChar w:fldCharType="separate"/>
            </w:r>
            <w:r w:rsidR="00F70738">
              <w:rPr>
                <w:noProof/>
              </w:rPr>
              <w:t>33</w:t>
            </w:r>
            <w:r w:rsidR="0078186D">
              <w:rPr>
                <w:noProof/>
              </w:rPr>
              <w:fldChar w:fldCharType="end"/>
            </w:r>
            <w:r w:rsidRPr="00022184">
              <w:t>)</w:t>
            </w:r>
          </w:p>
        </w:tc>
      </w:tr>
    </w:tbl>
    <w:p w14:paraId="27FD63BF" w14:textId="5CFC976F" w:rsidR="007074F7" w:rsidRDefault="007074F7" w:rsidP="00C51CD3">
      <w:r>
        <w:t>In this case,</w:t>
      </w:r>
      <w:r w:rsidRPr="00EB5E4D">
        <w:t xml:space="preserve"> </w:t>
      </w:r>
      <w:r>
        <w:t xml:space="preserve">Eq. </w:t>
      </w:r>
      <w:r>
        <w:fldChar w:fldCharType="begin"/>
      </w:r>
      <w:r>
        <w:instrText xml:space="preserve"> REF _Ref49096056 \h </w:instrText>
      </w:r>
      <w:r>
        <w:fldChar w:fldCharType="separate"/>
      </w:r>
      <w:r w:rsidR="00F70738" w:rsidRPr="006324BA">
        <w:t>(</w:t>
      </w:r>
      <w:r w:rsidR="00F70738">
        <w:t>S</w:t>
      </w:r>
      <w:r w:rsidR="00F70738">
        <w:rPr>
          <w:noProof/>
        </w:rPr>
        <w:t>32</w:t>
      </w:r>
      <w:r w:rsidR="00F70738" w:rsidRPr="006324BA">
        <w:t>)</w:t>
      </w:r>
      <w:r>
        <w:fldChar w:fldCharType="end"/>
      </w:r>
      <w:r>
        <w:t xml:space="preserve"> becomes </w:t>
      </w:r>
      <w:r w:rsidRPr="005B153E">
        <w:rPr>
          <w:u w:val="single"/>
        </w:rPr>
        <w:t xml:space="preserve">Rate </w:t>
      </w:r>
      <w:r w:rsidR="00C415E4">
        <w:rPr>
          <w:u w:val="single"/>
        </w:rPr>
        <w:t>L</w:t>
      </w:r>
      <w:r w:rsidRPr="005B153E">
        <w:rPr>
          <w:u w:val="single"/>
        </w:rPr>
        <w:t>aw 0</w:t>
      </w:r>
      <w:r w:rsidRPr="00137641">
        <w:t xml:space="preserve"> i</w:t>
      </w:r>
      <w:r>
        <w:t>n the original Kim-Forger model: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4"/>
        <w:gridCol w:w="8020"/>
        <w:gridCol w:w="716"/>
      </w:tblGrid>
      <w:tr w:rsidR="007074F7" w:rsidRPr="00022184" w14:paraId="1B906076" w14:textId="77777777" w:rsidTr="000122F6">
        <w:tc>
          <w:tcPr>
            <w:tcW w:w="350" w:type="pct"/>
            <w:vAlign w:val="center"/>
          </w:tcPr>
          <w:p w14:paraId="3EE87193" w14:textId="77777777" w:rsidR="007074F7" w:rsidRPr="00022184" w:rsidRDefault="007074F7" w:rsidP="00C51CD3"/>
        </w:tc>
        <w:tc>
          <w:tcPr>
            <w:tcW w:w="4300" w:type="pct"/>
            <w:vAlign w:val="center"/>
          </w:tcPr>
          <w:p w14:paraId="7659F069" w14:textId="77777777" w:rsidR="007074F7" w:rsidRPr="00022184" w:rsidRDefault="0078186D" w:rsidP="00C51CD3"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</w:rPr>
                          <m:t>A: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sub>
                        </m:sSub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[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]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[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]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nor/>
                              </m:rP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</m:d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50" w:type="pct"/>
            <w:vAlign w:val="center"/>
          </w:tcPr>
          <w:p w14:paraId="7368EE71" w14:textId="36A28058" w:rsidR="007074F7" w:rsidRPr="00022184" w:rsidRDefault="007074F7" w:rsidP="00C51CD3">
            <w:r w:rsidRPr="00022184">
              <w:t>(</w:t>
            </w:r>
            <w:r w:rsidR="00F70738">
              <w:t>S</w:t>
            </w:r>
            <w:r w:rsidR="0078186D">
              <w:fldChar w:fldCharType="begin"/>
            </w:r>
            <w:r w:rsidR="0078186D">
              <w:instrText xml:space="preserve"> SEQ Equation \* ARABIC </w:instrText>
            </w:r>
            <w:r w:rsidR="0078186D">
              <w:fldChar w:fldCharType="separate"/>
            </w:r>
            <w:r w:rsidR="00F70738">
              <w:rPr>
                <w:noProof/>
              </w:rPr>
              <w:t>34</w:t>
            </w:r>
            <w:r w:rsidR="0078186D">
              <w:rPr>
                <w:noProof/>
              </w:rPr>
              <w:fldChar w:fldCharType="end"/>
            </w:r>
            <w:r w:rsidRPr="00022184">
              <w:t>)</w:t>
            </w:r>
          </w:p>
        </w:tc>
      </w:tr>
    </w:tbl>
    <w:p w14:paraId="0CD148A4" w14:textId="77777777" w:rsidR="007074F7" w:rsidRPr="005B153E" w:rsidRDefault="007074F7" w:rsidP="00C51CD3">
      <w:r w:rsidRPr="005B153E">
        <w:rPr>
          <w:u w:val="single"/>
        </w:rPr>
        <w:t>Third Case.</w:t>
      </w:r>
      <w:r w:rsidRPr="005B153E">
        <w:t xml:space="preserve"> </w:t>
      </w:r>
      <w:proofErr w:type="gramStart"/>
      <w:r w:rsidRPr="005B153E">
        <w:t>BMAL:CLOCK</w:t>
      </w:r>
      <w:proofErr w:type="gramEnd"/>
      <w:r w:rsidRPr="005B153E">
        <w:t xml:space="preserve"> cannot or can hardly bind PER:CRY and E-box simultaneously, i.e.,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4"/>
        <w:gridCol w:w="8020"/>
        <w:gridCol w:w="716"/>
      </w:tblGrid>
      <w:tr w:rsidR="007074F7" w:rsidRPr="00137641" w14:paraId="2CA38B8A" w14:textId="77777777" w:rsidTr="000122F6">
        <w:tc>
          <w:tcPr>
            <w:tcW w:w="350" w:type="pct"/>
            <w:vAlign w:val="center"/>
          </w:tcPr>
          <w:p w14:paraId="53DC70C7" w14:textId="77777777" w:rsidR="007074F7" w:rsidRPr="00137641" w:rsidRDefault="007074F7" w:rsidP="00C51CD3"/>
        </w:tc>
        <w:tc>
          <w:tcPr>
            <w:tcW w:w="4300" w:type="pct"/>
            <w:vAlign w:val="center"/>
          </w:tcPr>
          <w:p w14:paraId="4ADF5AC8" w14:textId="72674605" w:rsidR="007074F7" w:rsidRPr="00137641" w:rsidRDefault="0078186D" w:rsidP="00C51CD3"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dAP2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≫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dAP1</m:t>
                    </m:r>
                  </m:sub>
                </m:sSub>
              </m:oMath>
            </m:oMathPara>
          </w:p>
        </w:tc>
        <w:tc>
          <w:tcPr>
            <w:tcW w:w="350" w:type="pct"/>
            <w:vAlign w:val="center"/>
          </w:tcPr>
          <w:p w14:paraId="75AA9859" w14:textId="1B7B8EC4" w:rsidR="007074F7" w:rsidRPr="00137641" w:rsidRDefault="007074F7" w:rsidP="00C51CD3">
            <w:r w:rsidRPr="00137641">
              <w:t>(</w:t>
            </w:r>
            <w:r w:rsidR="00F70738">
              <w:t>S</w:t>
            </w:r>
            <w:r w:rsidR="0078186D">
              <w:fldChar w:fldCharType="begin"/>
            </w:r>
            <w:r w:rsidR="0078186D">
              <w:instrText xml:space="preserve"> SEQ Equation \* ARABIC </w:instrText>
            </w:r>
            <w:r w:rsidR="0078186D">
              <w:fldChar w:fldCharType="separate"/>
            </w:r>
            <w:r w:rsidR="00F70738">
              <w:rPr>
                <w:noProof/>
              </w:rPr>
              <w:t>35</w:t>
            </w:r>
            <w:r w:rsidR="0078186D">
              <w:rPr>
                <w:noProof/>
              </w:rPr>
              <w:fldChar w:fldCharType="end"/>
            </w:r>
            <w:r w:rsidRPr="00137641">
              <w:t>)</w:t>
            </w:r>
          </w:p>
        </w:tc>
      </w:tr>
    </w:tbl>
    <w:p w14:paraId="192CF4B1" w14:textId="47A0170E" w:rsidR="007074F7" w:rsidRDefault="007074F7" w:rsidP="00C51CD3">
      <w:r>
        <w:t>In this case,</w:t>
      </w:r>
      <w:r w:rsidRPr="00EB5E4D">
        <w:t xml:space="preserve"> </w:t>
      </w:r>
      <w:r>
        <w:t xml:space="preserve">Eq. </w:t>
      </w:r>
      <w:r>
        <w:fldChar w:fldCharType="begin"/>
      </w:r>
      <w:r>
        <w:instrText xml:space="preserve"> REF _Ref49079513 \h </w:instrText>
      </w:r>
      <w:r>
        <w:fldChar w:fldCharType="separate"/>
      </w:r>
      <w:r w:rsidR="00F70738" w:rsidRPr="00022184">
        <w:t>(</w:t>
      </w:r>
      <w:r w:rsidR="00F70738">
        <w:t>S</w:t>
      </w:r>
      <w:r w:rsidR="00F70738">
        <w:rPr>
          <w:noProof/>
        </w:rPr>
        <w:t>29</w:t>
      </w:r>
      <w:r w:rsidR="00F70738" w:rsidRPr="00022184">
        <w:t>)</w:t>
      </w:r>
      <w:r>
        <w:fldChar w:fldCharType="end"/>
      </w:r>
      <w:r>
        <w:t xml:space="preserve"> gives rise to </w:t>
      </w:r>
      <w:r w:rsidRPr="005B153E">
        <w:rPr>
          <w:u w:val="single"/>
        </w:rPr>
        <w:t xml:space="preserve">Rate </w:t>
      </w:r>
      <w:r w:rsidR="00C415E4">
        <w:rPr>
          <w:u w:val="single"/>
        </w:rPr>
        <w:t>L</w:t>
      </w:r>
      <w:r w:rsidRPr="005B153E">
        <w:rPr>
          <w:u w:val="single"/>
        </w:rPr>
        <w:t>aw 2</w:t>
      </w:r>
      <w:r>
        <w:t>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4"/>
        <w:gridCol w:w="8020"/>
        <w:gridCol w:w="716"/>
      </w:tblGrid>
      <w:tr w:rsidR="007074F7" w:rsidRPr="00137641" w14:paraId="2E3AC8D2" w14:textId="77777777" w:rsidTr="000122F6">
        <w:tc>
          <w:tcPr>
            <w:tcW w:w="350" w:type="pct"/>
            <w:vAlign w:val="center"/>
          </w:tcPr>
          <w:p w14:paraId="6CB3EFAF" w14:textId="77777777" w:rsidR="007074F7" w:rsidRPr="00137641" w:rsidRDefault="007074F7" w:rsidP="00C51CD3"/>
        </w:tc>
        <w:tc>
          <w:tcPr>
            <w:tcW w:w="4300" w:type="pct"/>
            <w:vAlign w:val="center"/>
          </w:tcPr>
          <w:p w14:paraId="4DFEEE0E" w14:textId="77777777" w:rsidR="007074F7" w:rsidRPr="00137641" w:rsidRDefault="0078186D" w:rsidP="00C51CD3"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</w:rPr>
                          <m:t>A: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sub>
                        </m:sSub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[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]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[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]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</w:rPr>
                          <m:t>dAE1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</m:den>
                </m:f>
              </m:oMath>
            </m:oMathPara>
          </w:p>
        </w:tc>
        <w:tc>
          <w:tcPr>
            <w:tcW w:w="350" w:type="pct"/>
            <w:vAlign w:val="center"/>
          </w:tcPr>
          <w:p w14:paraId="47FF7510" w14:textId="44FC0A80" w:rsidR="007074F7" w:rsidRPr="00137641" w:rsidRDefault="007074F7" w:rsidP="00C51CD3">
            <w:r w:rsidRPr="00137641">
              <w:t>(</w:t>
            </w:r>
            <w:r w:rsidR="00F70738">
              <w:t>S</w:t>
            </w:r>
            <w:r w:rsidR="0078186D">
              <w:fldChar w:fldCharType="begin"/>
            </w:r>
            <w:r w:rsidR="0078186D">
              <w:instrText xml:space="preserve"> SEQ Equation \* ARABIC </w:instrText>
            </w:r>
            <w:r w:rsidR="0078186D">
              <w:fldChar w:fldCharType="separate"/>
            </w:r>
            <w:r w:rsidR="00F70738">
              <w:rPr>
                <w:noProof/>
              </w:rPr>
              <w:t>36</w:t>
            </w:r>
            <w:r w:rsidR="0078186D">
              <w:rPr>
                <w:noProof/>
              </w:rPr>
              <w:fldChar w:fldCharType="end"/>
            </w:r>
            <w:r w:rsidRPr="00137641">
              <w:t>)</w:t>
            </w:r>
          </w:p>
        </w:tc>
      </w:tr>
    </w:tbl>
    <w:p w14:paraId="4D1C0256" w14:textId="1F876D16" w:rsidR="002D4C47" w:rsidRDefault="00CC6C7E" w:rsidP="00C51CD3">
      <w:r w:rsidRPr="00CC6C7E">
        <w:t xml:space="preserve">Electron </w:t>
      </w:r>
      <w:r w:rsidRPr="00C51CD3">
        <w:t>microscopy</w:t>
      </w:r>
      <w:r w:rsidRPr="00CC6C7E">
        <w:t xml:space="preserve"> studies by </w:t>
      </w:r>
      <w:proofErr w:type="spellStart"/>
      <w:r w:rsidRPr="00CC6C7E">
        <w:t>Aryal</w:t>
      </w:r>
      <w:proofErr w:type="spellEnd"/>
      <w:r w:rsidRPr="00CC6C7E">
        <w:t xml:space="preserve"> et al. have shown that </w:t>
      </w:r>
      <w:proofErr w:type="gramStart"/>
      <w:r w:rsidRPr="00CC6C7E">
        <w:t>PER:CRY::</w:t>
      </w:r>
      <w:proofErr w:type="gramEnd"/>
      <w:r w:rsidRPr="00CC6C7E">
        <w:t>BMAL:CLOCK complexes bind to E-boxes</w:t>
      </w:r>
      <w:r>
        <w:t xml:space="preserve"> </w:t>
      </w:r>
      <w:r w:rsidRPr="00CC6C7E">
        <w:fldChar w:fldCharType="begin">
          <w:fldData xml:space="preserve">PEVuZE5vdGU+PENpdGU+PEF1dGhvcj5BcnlhbDwvQXV0aG9yPjxZZWFyPjIwMTc8L1llYXI+PFJl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</w:fldData>
        </w:fldChar>
      </w:r>
      <w:r w:rsidR="00DD5AE3">
        <w:instrText xml:space="preserve"> ADDIN EN.CITE </w:instrText>
      </w:r>
      <w:r w:rsidR="00DD5AE3">
        <w:fldChar w:fldCharType="begin">
          <w:fldData xml:space="preserve">PEVuZE5vdGU+PENpdGU+PEF1dGhvcj5BcnlhbDwvQXV0aG9yPjxZZWFyPjIwMTc8L1llYXI+PFJl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</w:fldData>
        </w:fldChar>
      </w:r>
      <w:r w:rsidR="00DD5AE3">
        <w:instrText xml:space="preserve"> ADDIN EN.CITE.DATA </w:instrText>
      </w:r>
      <w:r w:rsidR="00DD5AE3">
        <w:fldChar w:fldCharType="end"/>
      </w:r>
      <w:r w:rsidRPr="00CC6C7E">
        <w:fldChar w:fldCharType="separate"/>
      </w:r>
      <w:r w:rsidR="00DD5AE3">
        <w:rPr>
          <w:noProof/>
        </w:rPr>
        <w:t>[18]</w:t>
      </w:r>
      <w:r w:rsidRPr="00CC6C7E">
        <w:fldChar w:fldCharType="end"/>
      </w:r>
      <w:r w:rsidRPr="00CC6C7E">
        <w:t>, indicating that rate laws 0 and 1 are to be preferred to rate law 2.</w:t>
      </w:r>
    </w:p>
    <w:p w14:paraId="2970A369" w14:textId="77777777" w:rsidR="00AB24B0" w:rsidRDefault="00AB24B0" w:rsidP="00C51CD3"/>
    <w:p w14:paraId="0F11CC4C" w14:textId="35D05BCD" w:rsidR="00B86F77" w:rsidRDefault="0007148B" w:rsidP="00C51CD3">
      <w:pPr>
        <w:pStyle w:val="Heading1"/>
        <w:spacing w:before="360"/>
      </w:pPr>
      <w:bookmarkStart w:id="43" w:name="_Toc94221642"/>
      <w:r>
        <w:t>P</w:t>
      </w:r>
      <w:r w:rsidR="00860147">
        <w:t xml:space="preserve">arameter optimization for </w:t>
      </w:r>
      <w:r>
        <w:t>models</w:t>
      </w:r>
      <w:r w:rsidR="00860147">
        <w:t xml:space="preserve"> with saturating degradation of nuclear PER</w:t>
      </w:r>
      <w:bookmarkEnd w:id="43"/>
    </w:p>
    <w:p w14:paraId="6A162FBD" w14:textId="41C08E45" w:rsidR="00C51CD3" w:rsidRPr="00C51CD3" w:rsidRDefault="00C51CD3" w:rsidP="00C51CD3">
      <w:r>
        <w:t xml:space="preserve">We used </w:t>
      </w:r>
      <w:r w:rsidR="00484D74">
        <w:t xml:space="preserve">MATLAB’s </w:t>
      </w:r>
      <w:r>
        <w:t>simulated annealing method (</w:t>
      </w:r>
      <w:r w:rsidR="003B143A">
        <w:t>‘</w:t>
      </w:r>
      <w:proofErr w:type="spellStart"/>
      <w:r w:rsidR="003B143A" w:rsidRPr="004A59B4">
        <w:rPr>
          <w:rFonts w:ascii="Courier New" w:hAnsi="Courier New" w:cs="Courier New"/>
        </w:rPr>
        <w:t>simulannealbnd</w:t>
      </w:r>
      <w:proofErr w:type="spellEnd"/>
      <w:r w:rsidR="003B143A">
        <w:t>’</w:t>
      </w:r>
      <w:r>
        <w:t xml:space="preserve">) to optimize the parameters of </w:t>
      </w:r>
      <w:r w:rsidR="00860147">
        <w:t xml:space="preserve">SNF(0M8), </w:t>
      </w:r>
      <w:r>
        <w:t>SNF(1M8), NNF(1M8) and PNF(1M8) models</w:t>
      </w:r>
      <w:r w:rsidR="001D7E20">
        <w:t xml:space="preserve"> </w:t>
      </w:r>
      <w:r w:rsidR="00484D74">
        <w:t>with</w:t>
      </w:r>
      <w:r w:rsidR="001D7E20">
        <w:t>in physiologically reasonable range</w:t>
      </w:r>
      <w:r w:rsidR="00484D74">
        <w:t>s, as indicated</w:t>
      </w:r>
      <w:r w:rsidR="001D7E20">
        <w:t xml:space="preserve"> below</w:t>
      </w:r>
      <w:r>
        <w:t>. The optimization criteria we used for each model and the corresponding cost functions are</w:t>
      </w:r>
      <w:r w:rsidR="001D7E20">
        <w:t xml:space="preserve"> also</w:t>
      </w:r>
      <w:r>
        <w:t xml:space="preserve"> given below. </w:t>
      </w:r>
      <w:r w:rsidR="00021158">
        <w:t xml:space="preserve">The model outputs used in the cost functions were obtained </w:t>
      </w:r>
      <w:r w:rsidR="008C301A">
        <w:t>by</w:t>
      </w:r>
      <w:r w:rsidR="00021158">
        <w:t xml:space="preserve"> simulating the model with the corresponding parameter set. Specifically, we </w:t>
      </w:r>
      <w:r w:rsidR="00021158">
        <w:lastRenderedPageBreak/>
        <w:t>used MATLAB’s stiff ODE solver (‘</w:t>
      </w:r>
      <w:r w:rsidR="00021158">
        <w:rPr>
          <w:rFonts w:ascii="Courier New" w:hAnsi="Courier New" w:cs="Courier New"/>
        </w:rPr>
        <w:t>ode15s</w:t>
      </w:r>
      <w:r w:rsidR="00021158">
        <w:t xml:space="preserve">’) to generate simulated trajectories with final time = 2,000. </w:t>
      </w:r>
      <w:r w:rsidR="003D6F4E">
        <w:t>For each</w:t>
      </w:r>
      <w:r w:rsidR="00021158">
        <w:t xml:space="preserve"> trajectory</w:t>
      </w:r>
      <w:r w:rsidR="003D6F4E">
        <w:t xml:space="preserve"> we analyzed the segment</w:t>
      </w:r>
      <w:r w:rsidR="00021158">
        <w:t xml:space="preserve"> between time</w:t>
      </w:r>
      <w:r w:rsidR="008C301A">
        <w:t>s</w:t>
      </w:r>
      <w:r w:rsidR="00021158">
        <w:t xml:space="preserve"> 1,800 and 2,000</w:t>
      </w:r>
      <w:r w:rsidR="008C301A">
        <w:t xml:space="preserve"> to </w:t>
      </w:r>
      <w:r w:rsidR="00021158">
        <w:t>obtain</w:t>
      </w:r>
      <w:r w:rsidR="008C301A">
        <w:t xml:space="preserve"> </w:t>
      </w:r>
      <w:r w:rsidR="00021158">
        <w:t xml:space="preserve">the output quantities of interest, such as period, </w:t>
      </w:r>
      <w:proofErr w:type="gramStart"/>
      <w:r w:rsidR="00021158" w:rsidRPr="001D7E20">
        <w:rPr>
          <w:rFonts w:ascii="Times New Roman" w:hAnsi="Times New Roman" w:cs="Times New Roman"/>
        </w:rPr>
        <w:t>max(</w:t>
      </w:r>
      <w:proofErr w:type="spellStart"/>
      <w:proofErr w:type="gramEnd"/>
      <w:r w:rsidR="00021158" w:rsidRPr="001D7E20">
        <w:rPr>
          <w:rFonts w:ascii="Times New Roman" w:hAnsi="Times New Roman" w:cs="Times New Roman"/>
          <w:i/>
        </w:rPr>
        <w:t>P</w:t>
      </w:r>
      <w:r w:rsidR="00021158" w:rsidRPr="001D7E20">
        <w:rPr>
          <w:rFonts w:ascii="Times New Roman" w:hAnsi="Times New Roman" w:cs="Times New Roman"/>
          <w:vertAlign w:val="subscript"/>
        </w:rPr>
        <w:t>tot</w:t>
      </w:r>
      <w:proofErr w:type="spellEnd"/>
      <w:r w:rsidR="00021158" w:rsidRPr="001D7E20">
        <w:rPr>
          <w:rFonts w:ascii="Times New Roman" w:hAnsi="Times New Roman" w:cs="Times New Roman"/>
        </w:rPr>
        <w:t>)</w:t>
      </w:r>
      <w:r w:rsidR="00021158">
        <w:rPr>
          <w:rFonts w:ascii="Times New Roman" w:hAnsi="Times New Roman" w:cs="Times New Roman"/>
        </w:rPr>
        <w:t xml:space="preserve"> </w:t>
      </w:r>
      <w:r w:rsidR="00021158" w:rsidRPr="004A59B4">
        <w:t xml:space="preserve">and </w:t>
      </w:r>
      <w:r w:rsidR="00021158">
        <w:rPr>
          <w:rFonts w:ascii="Times New Roman" w:hAnsi="Times New Roman" w:cs="Times New Roman"/>
        </w:rPr>
        <w:t>amp</w:t>
      </w:r>
      <w:r w:rsidR="00021158" w:rsidRPr="001D7E20">
        <w:rPr>
          <w:rFonts w:ascii="Times New Roman" w:hAnsi="Times New Roman" w:cs="Times New Roman"/>
        </w:rPr>
        <w:t>(</w:t>
      </w:r>
      <w:proofErr w:type="spellStart"/>
      <w:r w:rsidR="00021158" w:rsidRPr="001D7E20">
        <w:rPr>
          <w:rFonts w:ascii="Times New Roman" w:hAnsi="Times New Roman" w:cs="Times New Roman"/>
          <w:i/>
        </w:rPr>
        <w:t>P</w:t>
      </w:r>
      <w:r w:rsidR="00021158" w:rsidRPr="001D7E20">
        <w:rPr>
          <w:rFonts w:ascii="Times New Roman" w:hAnsi="Times New Roman" w:cs="Times New Roman"/>
          <w:vertAlign w:val="subscript"/>
        </w:rPr>
        <w:t>tot</w:t>
      </w:r>
      <w:proofErr w:type="spellEnd"/>
      <w:r w:rsidR="00021158" w:rsidRPr="001D7E20">
        <w:rPr>
          <w:rFonts w:ascii="Times New Roman" w:hAnsi="Times New Roman" w:cs="Times New Roman"/>
        </w:rPr>
        <w:t>)</w:t>
      </w:r>
      <w:r w:rsidR="00021158">
        <w:t xml:space="preserve">. </w:t>
      </w:r>
      <w:r w:rsidR="00484D74">
        <w:t>We performed simulated annealing multiple times, starting from 1,100 random initial guesses</w:t>
      </w:r>
      <w:r w:rsidR="00907A1C">
        <w:t xml:space="preserve"> of parameter values</w:t>
      </w:r>
      <w:r w:rsidR="00484D74">
        <w:t xml:space="preserve"> generated</w:t>
      </w:r>
      <w:r w:rsidR="00907A1C">
        <w:t xml:space="preserve"> by</w:t>
      </w:r>
      <w:r w:rsidR="00484D74">
        <w:t xml:space="preserve"> </w:t>
      </w:r>
      <w:r>
        <w:t xml:space="preserve">the Latin hypercube method </w:t>
      </w:r>
      <w:r w:rsidR="00907A1C">
        <w:t>applied to</w:t>
      </w:r>
      <w:r w:rsidR="008C301A">
        <w:t xml:space="preserve"> log-</w:t>
      </w:r>
      <w:r>
        <w:t>uniform distributions</w:t>
      </w:r>
      <w:r w:rsidR="00907A1C">
        <w:t xml:space="preserve"> of the parameters</w:t>
      </w:r>
      <w:r>
        <w:t xml:space="preserve"> </w:t>
      </w:r>
      <w:r w:rsidR="001D7E20">
        <w:t>over the same range</w:t>
      </w:r>
      <w:r w:rsidR="00907A1C">
        <w:t>s</w:t>
      </w:r>
      <w:r w:rsidR="001D7E20">
        <w:t xml:space="preserve"> that </w:t>
      </w:r>
      <w:r w:rsidR="00046102">
        <w:t>bound the optimization</w:t>
      </w:r>
      <w:r>
        <w:t xml:space="preserve">. </w:t>
      </w:r>
      <w:r w:rsidR="00687ABF">
        <w:t xml:space="preserve">In a small fraction of cases for each model, the optimization aborted and generated no results. We </w:t>
      </w:r>
      <w:r w:rsidR="00C11F5D">
        <w:t>present</w:t>
      </w:r>
      <w:r w:rsidR="00687ABF">
        <w:t xml:space="preserve"> below</w:t>
      </w:r>
      <w:r w:rsidR="00C11F5D">
        <w:t xml:space="preserve"> the most </w:t>
      </w:r>
      <w:r w:rsidR="007140DE">
        <w:t xml:space="preserve">noteworthy </w:t>
      </w:r>
      <w:r w:rsidR="00C11F5D">
        <w:t>patterns based</w:t>
      </w:r>
      <w:r w:rsidR="00687ABF">
        <w:t xml:space="preserve"> on all the results we obtained.</w:t>
      </w:r>
    </w:p>
    <w:p w14:paraId="5914233A" w14:textId="73684E95" w:rsidR="00860147" w:rsidRPr="00C51CD3" w:rsidRDefault="00860147" w:rsidP="00860147">
      <w:pPr>
        <w:rPr>
          <w:u w:val="single"/>
        </w:rPr>
      </w:pPr>
      <w:r w:rsidRPr="00C51CD3">
        <w:rPr>
          <w:u w:val="single"/>
        </w:rPr>
        <w:t xml:space="preserve">Optimization of </w:t>
      </w:r>
      <w:r>
        <w:rPr>
          <w:u w:val="single"/>
        </w:rPr>
        <w:t>SNF(0</w:t>
      </w:r>
      <w:r w:rsidRPr="00C51CD3">
        <w:rPr>
          <w:u w:val="single"/>
        </w:rPr>
        <w:t>M8)</w:t>
      </w:r>
    </w:p>
    <w:p w14:paraId="749844E7" w14:textId="77777777" w:rsidR="00860147" w:rsidRDefault="00860147" w:rsidP="00860147">
      <w:r w:rsidRPr="00912287">
        <w:t xml:space="preserve">Criteria: </w:t>
      </w:r>
    </w:p>
    <w:p w14:paraId="10985426" w14:textId="77777777" w:rsidR="00860147" w:rsidRPr="002D4C47" w:rsidRDefault="00860147" w:rsidP="00860147">
      <w:pPr>
        <w:pStyle w:val="ListParagraph"/>
        <w:numPr>
          <w:ilvl w:val="0"/>
          <w:numId w:val="13"/>
        </w:numPr>
      </w:pPr>
      <w:proofErr w:type="gramStart"/>
      <w:r w:rsidRPr="001D7E20">
        <w:rPr>
          <w:rFonts w:ascii="Times New Roman" w:hAnsi="Times New Roman" w:cs="Times New Roman"/>
        </w:rPr>
        <w:t>max(</w:t>
      </w:r>
      <w:proofErr w:type="spellStart"/>
      <w:proofErr w:type="gramEnd"/>
      <w:r w:rsidRPr="001D7E20">
        <w:rPr>
          <w:rFonts w:ascii="Times New Roman" w:hAnsi="Times New Roman" w:cs="Times New Roman"/>
          <w:i/>
        </w:rPr>
        <w:t>P</w:t>
      </w:r>
      <w:r w:rsidRPr="001D7E20">
        <w:rPr>
          <w:rFonts w:ascii="Times New Roman" w:hAnsi="Times New Roman" w:cs="Times New Roman"/>
          <w:vertAlign w:val="subscript"/>
        </w:rPr>
        <w:t>tot</w:t>
      </w:r>
      <w:proofErr w:type="spellEnd"/>
      <w:r w:rsidRPr="001D7E20">
        <w:rPr>
          <w:rFonts w:ascii="Times New Roman" w:hAnsi="Times New Roman" w:cs="Times New Roman"/>
        </w:rPr>
        <w:t>)</w:t>
      </w:r>
      <w:r w:rsidRPr="002D4C47">
        <w:t xml:space="preserve"> is minimized</w:t>
      </w:r>
      <w:r>
        <w:t xml:space="preserve">, in order to select parameters sets with the largest values of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</w:rPr>
                </m:ctrlPr>
              </m:accPr>
              <m:e>
                <m:r>
                  <w:rPr>
                    <w:rFonts w:ascii="Cambria Math" w:hAnsi="Cambria Math" w:cstheme="minorHAnsi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</w:rPr>
              <m:t>d</m:t>
            </m:r>
          </m:sub>
        </m:sSub>
      </m:oMath>
      <w:r>
        <w:rPr>
          <w:rFonts w:eastAsiaTheme="minorEastAsia"/>
        </w:rPr>
        <w:t>.</w:t>
      </w:r>
    </w:p>
    <w:p w14:paraId="3EE0DD98" w14:textId="77777777" w:rsidR="00860147" w:rsidRDefault="00860147" w:rsidP="00860147">
      <w:pPr>
        <w:pStyle w:val="ListParagraph"/>
        <w:numPr>
          <w:ilvl w:val="0"/>
          <w:numId w:val="13"/>
        </w:numPr>
      </w:pPr>
      <w:r w:rsidRPr="002D4C47">
        <w:t>Relative amp</w:t>
      </w:r>
      <w:r>
        <w:t>litude</w:t>
      </w:r>
      <w:r w:rsidRPr="002D4C47">
        <w:t xml:space="preserve"> of </w:t>
      </w:r>
      <w:proofErr w:type="spellStart"/>
      <w:r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vertAlign w:val="subscript"/>
        </w:rPr>
        <w:t>tot</w:t>
      </w:r>
      <w:proofErr w:type="spellEnd"/>
      <w:r w:rsidRPr="002D4C47">
        <w:t xml:space="preserve"> &gt; 0.5</w:t>
      </w:r>
      <w:r>
        <w:t>, in order to select parameter sets that generate</w:t>
      </w:r>
      <w:r w:rsidRPr="002D4C47">
        <w:t xml:space="preserve"> robust oscillation</w:t>
      </w:r>
      <w:r>
        <w:t>.</w:t>
      </w:r>
    </w:p>
    <w:p w14:paraId="53A1D501" w14:textId="77777777" w:rsidR="00860147" w:rsidRDefault="00860147" w:rsidP="00860147">
      <w:r>
        <w:t>Cost function: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"/>
        <w:gridCol w:w="8202"/>
        <w:gridCol w:w="716"/>
      </w:tblGrid>
      <w:tr w:rsidR="00860147" w:rsidRPr="00137641" w14:paraId="174704B1" w14:textId="77777777" w:rsidTr="003B4A12">
        <w:tc>
          <w:tcPr>
            <w:tcW w:w="238" w:type="pct"/>
            <w:vAlign w:val="center"/>
          </w:tcPr>
          <w:p w14:paraId="02755777" w14:textId="77777777" w:rsidR="00860147" w:rsidRPr="00137641" w:rsidRDefault="00860147" w:rsidP="003B4A12"/>
        </w:tc>
        <w:tc>
          <w:tcPr>
            <w:tcW w:w="4383" w:type="pct"/>
            <w:vAlign w:val="center"/>
          </w:tcPr>
          <w:p w14:paraId="6AA92A5F" w14:textId="77777777" w:rsidR="00860147" w:rsidRPr="00242E23" w:rsidRDefault="00860147" w:rsidP="003B4A12">
            <w:pPr>
              <w:autoSpaceDE w:val="0"/>
              <w:autoSpaceDN w:val="0"/>
              <w:adjustRightInd w:val="0"/>
              <w:spacing w:line="240" w:lineRule="auto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C</m:t>
                </m:r>
                <m:r>
                  <m:rPr>
                    <m:aln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tot</m:t>
                                </m:r>
                              </m:sub>
                            </m:sSub>
                          </m:e>
                        </m:d>
                      </m:e>
                    </m:func>
                  </m:num>
                  <m:den>
                    <m:r>
                      <w:rPr>
                        <w:rFonts w:ascii="Cambria Math" w:hAnsi="Cambria Math"/>
                      </w:rPr>
                      <m:t>75</m:t>
                    </m:r>
                  </m:den>
                </m:f>
              </m:oMath>
            </m:oMathPara>
          </w:p>
          <w:p w14:paraId="76CB7CEA" w14:textId="77777777" w:rsidR="00860147" w:rsidRPr="00CF02C9" w:rsidRDefault="00860147" w:rsidP="003B4A12">
            <w:pPr>
              <w:autoSpaceDE w:val="0"/>
              <w:autoSpaceDN w:val="0"/>
              <w:adjustRightInd w:val="0"/>
              <w:spacing w:line="240" w:lineRule="auto"/>
              <w:rPr>
                <w:rFonts w:eastAsiaTheme="minorEastAsia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0.5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amp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tot</m:t>
                                </m:r>
                              </m:sub>
                            </m:sSub>
                          </m:e>
                        </m:d>
                      </m:den>
                    </m:f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amp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tot</m:t>
                                        </m:r>
                                      </m:sub>
                                    </m:sSub>
                                  </m:e>
                                </m:d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0.5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-1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amp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tot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-0.5</m:t>
                        </m:r>
                      </m:e>
                    </m:d>
                  </m:e>
                </m:d>
              </m:oMath>
            </m:oMathPara>
          </w:p>
          <w:p w14:paraId="77841E42" w14:textId="77777777" w:rsidR="00860147" w:rsidRPr="00137641" w:rsidRDefault="00860147" w:rsidP="003B4A12">
            <w:pPr>
              <w:autoSpaceDE w:val="0"/>
              <w:autoSpaceDN w:val="0"/>
              <w:adjustRightInd w:val="0"/>
              <w:spacing w:line="240" w:lineRule="auto"/>
            </w:pPr>
            <m:oMathPara>
              <m:oMathParaPr>
                <m:jc m:val="center"/>
              </m:oMathParaPr>
              <m:oMath>
                <m:r>
                  <m:rPr>
                    <m:aln/>
                  </m:rPr>
                  <w:rPr>
                    <w:rFonts w:ascii="Cambria Math" w:hAnsi="Cambria Math"/>
                  </w:rPr>
                  <m:t>+ 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amp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tot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-0.5</m:t>
                    </m:r>
                  </m:e>
                </m:d>
              </m:oMath>
            </m:oMathPara>
          </w:p>
        </w:tc>
        <w:tc>
          <w:tcPr>
            <w:tcW w:w="379" w:type="pct"/>
            <w:vAlign w:val="center"/>
          </w:tcPr>
          <w:p w14:paraId="2289B08E" w14:textId="77777777" w:rsidR="00860147" w:rsidRPr="00137641" w:rsidRDefault="00860147" w:rsidP="003B4A12">
            <w:r w:rsidRPr="00137641">
              <w:t>(</w:t>
            </w:r>
            <w:r>
              <w:t>S</w:t>
            </w:r>
            <w:r w:rsidR="0078186D">
              <w:fldChar w:fldCharType="begin"/>
            </w:r>
            <w:r w:rsidR="0078186D">
              <w:instrText xml:space="preserve"> SEQ Equation \* ARABIC </w:instrText>
            </w:r>
            <w:r w:rsidR="0078186D">
              <w:fldChar w:fldCharType="separate"/>
            </w:r>
            <w:r>
              <w:rPr>
                <w:noProof/>
              </w:rPr>
              <w:t>37</w:t>
            </w:r>
            <w:r w:rsidR="0078186D">
              <w:rPr>
                <w:noProof/>
              </w:rPr>
              <w:fldChar w:fldCharType="end"/>
            </w:r>
            <w:r w:rsidRPr="00137641">
              <w:t>)</w:t>
            </w:r>
          </w:p>
        </w:tc>
      </w:tr>
    </w:tbl>
    <w:p w14:paraId="1A8BAA42" w14:textId="77777777" w:rsidR="00860147" w:rsidRDefault="00860147" w:rsidP="00860147">
      <w:pPr>
        <w:autoSpaceDE w:val="0"/>
        <w:autoSpaceDN w:val="0"/>
        <w:adjustRightInd w:val="0"/>
        <w:spacing w:after="0" w:line="240" w:lineRule="auto"/>
      </w:pPr>
    </w:p>
    <w:p w14:paraId="7B0F630A" w14:textId="77777777" w:rsidR="00860147" w:rsidRDefault="00860147" w:rsidP="00860147">
      <w:r>
        <w:t>The second criterion was implemented in a complicated form to penalize oscillations of small amplitude and avoid getting stuck with non-oscillating parameters.</w:t>
      </w:r>
    </w:p>
    <w:p w14:paraId="18577843" w14:textId="77777777" w:rsidR="00860147" w:rsidRDefault="00860147" w:rsidP="00860147">
      <w:pPr>
        <w:autoSpaceDE w:val="0"/>
        <w:autoSpaceDN w:val="0"/>
        <w:adjustRightInd w:val="0"/>
        <w:spacing w:after="0" w:line="240" w:lineRule="auto"/>
      </w:pPr>
      <w:r>
        <w:t>Range of parameters:</w:t>
      </w:r>
    </w:p>
    <w:p w14:paraId="6EAD5F1B" w14:textId="77777777" w:rsidR="00860147" w:rsidRDefault="00860147" w:rsidP="00860147">
      <w:pPr>
        <w:autoSpaceDE w:val="0"/>
        <w:autoSpaceDN w:val="0"/>
        <w:adjustRightInd w:val="0"/>
        <w:spacing w:after="0" w:line="240" w:lineRule="auto"/>
      </w:pPr>
    </w:p>
    <w:p w14:paraId="0C267491" w14:textId="2028C1BD" w:rsidR="00860147" w:rsidRPr="0007148B" w:rsidRDefault="0078186D" w:rsidP="00860147">
      <w:pPr>
        <w:autoSpaceDE w:val="0"/>
        <w:autoSpaceDN w:val="0"/>
        <w:adjustRightInd w:val="0"/>
        <w:spacing w:after="0" w:line="240" w:lineRule="aut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,α∈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e>
          </m:d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1,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∈[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-2</m:t>
              </m:r>
            </m:sup>
          </m:sSup>
          <m:r>
            <w:rPr>
              <w:rFonts w:ascii="Cambria Math" w:hAnsi="Cambria Math"/>
            </w:rPr>
            <m:t>,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]</m:t>
          </m:r>
        </m:oMath>
      </m:oMathPara>
    </w:p>
    <w:p w14:paraId="3A528590" w14:textId="77777777" w:rsidR="00860147" w:rsidRDefault="00860147" w:rsidP="00860147">
      <w:pPr>
        <w:autoSpaceDE w:val="0"/>
        <w:autoSpaceDN w:val="0"/>
        <w:adjustRightInd w:val="0"/>
        <w:spacing w:after="0" w:line="240" w:lineRule="auto"/>
      </w:pPr>
    </w:p>
    <w:p w14:paraId="2E06B886" w14:textId="5430CE06" w:rsidR="00860147" w:rsidRDefault="00860147" w:rsidP="00FC3E1F">
      <w:pPr>
        <w:autoSpaceDE w:val="0"/>
        <w:autoSpaceDN w:val="0"/>
        <w:adjustRightInd w:val="0"/>
      </w:pPr>
    </w:p>
    <w:p w14:paraId="767B86D3" w14:textId="2E60136A" w:rsidR="003B4A12" w:rsidRDefault="00A30FE8" w:rsidP="003B4A12">
      <w:pPr>
        <w:autoSpaceDE w:val="0"/>
        <w:autoSpaceDN w:val="0"/>
        <w:adjustRightInd w:val="0"/>
      </w:pPr>
      <w:r>
        <w:rPr>
          <w:noProof/>
        </w:rPr>
        <w:lastRenderedPageBreak/>
        <w:drawing>
          <wp:inline distT="0" distB="0" distL="0" distR="0" wp14:anchorId="36D589CC" wp14:editId="39AB1F32">
            <wp:extent cx="5943600" cy="4826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S_optim_SNF0M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C5C2D" w14:textId="0C6B2BEF" w:rsidR="003B4A12" w:rsidRPr="00A30FE8" w:rsidRDefault="003B4A12" w:rsidP="003B4A12">
      <w:pPr>
        <w:rPr>
          <w:rFonts w:cstheme="minorHAnsi"/>
        </w:rPr>
      </w:pPr>
      <w:r>
        <w:rPr>
          <w:rFonts w:cstheme="minorHAnsi"/>
          <w:b/>
        </w:rPr>
        <w:t>Figure S2.</w:t>
      </w:r>
      <w:r>
        <w:rPr>
          <w:rFonts w:cstheme="minorHAnsi"/>
        </w:rPr>
        <w:t xml:space="preserve"> </w:t>
      </w:r>
      <w:r>
        <w:rPr>
          <w:rFonts w:cstheme="minorHAnsi"/>
          <w:b/>
        </w:rPr>
        <w:t>Notable patterns in optimization results for SNF(</w:t>
      </w:r>
      <w:r w:rsidRPr="00A30FE8">
        <w:rPr>
          <w:rFonts w:cstheme="minorHAnsi"/>
          <w:b/>
        </w:rPr>
        <w:t>0M8)</w:t>
      </w:r>
      <w:r w:rsidRPr="00A30FE8">
        <w:rPr>
          <w:rFonts w:cstheme="minorHAnsi"/>
        </w:rPr>
        <w:t xml:space="preserve">. Blue: </w:t>
      </w:r>
      <w:r w:rsidR="00A30FE8" w:rsidRPr="00A30FE8">
        <w:rPr>
          <w:rFonts w:cstheme="minorHAnsi"/>
        </w:rPr>
        <w:t>1100</w:t>
      </w:r>
      <w:r w:rsidRPr="00A30FE8">
        <w:rPr>
          <w:rFonts w:cstheme="minorHAnsi"/>
        </w:rPr>
        <w:t xml:space="preserve"> parameter sets obtained through optimization are plotted in each panel. Red: top 10 parameter sets, i.e., those with the smallest values of </w:t>
      </w:r>
      <w:proofErr w:type="gramStart"/>
      <w:r w:rsidRPr="00A30FE8">
        <w:rPr>
          <w:rFonts w:ascii="Times New Roman" w:hAnsi="Times New Roman" w:cs="Times New Roman"/>
        </w:rPr>
        <w:t>max(</w:t>
      </w:r>
      <w:proofErr w:type="spellStart"/>
      <w:proofErr w:type="gramEnd"/>
      <w:r w:rsidRPr="00A30FE8">
        <w:rPr>
          <w:rFonts w:ascii="Times New Roman" w:hAnsi="Times New Roman" w:cs="Times New Roman"/>
          <w:i/>
        </w:rPr>
        <w:t>P</w:t>
      </w:r>
      <w:r w:rsidRPr="00A30FE8">
        <w:rPr>
          <w:rFonts w:ascii="Times New Roman" w:hAnsi="Times New Roman" w:cs="Times New Roman"/>
          <w:vertAlign w:val="subscript"/>
        </w:rPr>
        <w:t>tot</w:t>
      </w:r>
      <w:proofErr w:type="spellEnd"/>
      <w:r w:rsidRPr="00A30FE8">
        <w:rPr>
          <w:rFonts w:ascii="Times New Roman" w:hAnsi="Times New Roman" w:cs="Times New Roman"/>
        </w:rPr>
        <w:t>)</w:t>
      </w:r>
      <w:r w:rsidRPr="00A30FE8">
        <w:rPr>
          <w:rFonts w:cstheme="minorHAnsi"/>
        </w:rPr>
        <w:t>.</w:t>
      </w:r>
    </w:p>
    <w:p w14:paraId="05D706A9" w14:textId="77777777" w:rsidR="0051651B" w:rsidRPr="00A30FE8" w:rsidRDefault="0051651B" w:rsidP="003B4A12">
      <w:pPr>
        <w:rPr>
          <w:rFonts w:cstheme="minorHAnsi"/>
        </w:rPr>
      </w:pPr>
    </w:p>
    <w:p w14:paraId="677F2BE3" w14:textId="77777777" w:rsidR="00FC3E1F" w:rsidRPr="00A30FE8" w:rsidRDefault="00FC3E1F" w:rsidP="00FC3E1F">
      <w:r w:rsidRPr="00A30FE8">
        <w:t>Main findings (see Figure S2):</w:t>
      </w:r>
    </w:p>
    <w:p w14:paraId="14C3991B" w14:textId="2D297597" w:rsidR="00FC3E1F" w:rsidRPr="00A30FE8" w:rsidRDefault="00FC3E1F" w:rsidP="00FC3E1F">
      <w:pPr>
        <w:pStyle w:val="ListParagraph"/>
        <w:numPr>
          <w:ilvl w:val="0"/>
          <w:numId w:val="23"/>
        </w:numPr>
      </w:pPr>
      <w:proofErr w:type="gramStart"/>
      <w:r w:rsidRPr="00A30FE8">
        <w:rPr>
          <w:rFonts w:ascii="Times New Roman" w:hAnsi="Times New Roman" w:cs="Times New Roman"/>
        </w:rPr>
        <w:t>max(</w:t>
      </w:r>
      <w:proofErr w:type="spellStart"/>
      <w:proofErr w:type="gramEnd"/>
      <w:r w:rsidRPr="00A30FE8">
        <w:rPr>
          <w:rFonts w:ascii="Times New Roman" w:hAnsi="Times New Roman" w:cs="Times New Roman"/>
          <w:i/>
        </w:rPr>
        <w:t>P</w:t>
      </w:r>
      <w:r w:rsidRPr="00A30FE8">
        <w:rPr>
          <w:rFonts w:ascii="Times New Roman" w:hAnsi="Times New Roman" w:cs="Times New Roman"/>
          <w:vertAlign w:val="subscript"/>
        </w:rPr>
        <w:t>tot</w:t>
      </w:r>
      <w:proofErr w:type="spellEnd"/>
      <w:r w:rsidRPr="00A30FE8">
        <w:rPr>
          <w:rFonts w:ascii="Times New Roman" w:hAnsi="Times New Roman" w:cs="Times New Roman"/>
        </w:rPr>
        <w:t>)</w:t>
      </w:r>
      <w:r w:rsidRPr="00A30FE8">
        <w:t xml:space="preserve"> = 3</w:t>
      </w:r>
      <w:r w:rsidR="00F2352D" w:rsidRPr="00A30FE8">
        <w:t>4</w:t>
      </w:r>
      <w:r w:rsidRPr="00A30FE8">
        <w:t xml:space="preserve">.3 </w:t>
      </w:r>
      <w:r w:rsidRPr="00A30FE8">
        <w:rPr>
          <w:rFonts w:cstheme="minorHAnsi"/>
        </w:rPr>
        <w:t>±</w:t>
      </w:r>
      <w:r w:rsidRPr="00A30FE8">
        <w:t xml:space="preserve"> </w:t>
      </w:r>
      <w:r w:rsidR="00F2352D" w:rsidRPr="00A30FE8">
        <w:t>4</w:t>
      </w:r>
      <w:r w:rsidRPr="00A30FE8">
        <w:t>.</w:t>
      </w:r>
      <w:r w:rsidR="00F2352D" w:rsidRPr="00A30FE8">
        <w:t>0</w:t>
      </w:r>
      <w:r w:rsidRPr="00A30FE8">
        <w:t xml:space="preserve"> (Figure S2a). Period = 20.7 </w:t>
      </w:r>
      <w:r w:rsidRPr="00A30FE8">
        <w:rPr>
          <w:rFonts w:cstheme="minorHAnsi"/>
        </w:rPr>
        <w:t>± 1.</w:t>
      </w:r>
      <w:r w:rsidR="00F2352D" w:rsidRPr="00A30FE8">
        <w:rPr>
          <w:rFonts w:cstheme="minorHAnsi"/>
        </w:rPr>
        <w:t>3</w:t>
      </w:r>
      <w:r w:rsidRPr="00A30FE8">
        <w:t xml:space="preserve"> (Figure S2b). </w:t>
      </w:r>
    </w:p>
    <w:p w14:paraId="2ED55B07" w14:textId="16DD4DB0" w:rsidR="00FC3E1F" w:rsidRPr="00F255E0" w:rsidRDefault="00FC3E1F" w:rsidP="00FC3E1F">
      <w:pPr>
        <w:pStyle w:val="ListParagraph"/>
        <w:numPr>
          <w:ilvl w:val="0"/>
          <w:numId w:val="23"/>
        </w:numPr>
      </w:pPr>
      <w:r w:rsidRPr="00F255E0">
        <w:t xml:space="preserve">Period is strongly negatively correlated with </w:t>
      </w:r>
      <w:r w:rsidRPr="00F255E0">
        <w:rPr>
          <w:rFonts w:ascii="Cambria" w:hAnsi="Cambria" w:cstheme="minorHAnsi"/>
          <w:i/>
          <w:iCs/>
        </w:rPr>
        <w:t>β</w:t>
      </w:r>
      <w:r w:rsidRPr="00F255E0">
        <w:rPr>
          <w:rFonts w:ascii="Cambria" w:hAnsi="Cambria" w:cstheme="minorHAnsi"/>
          <w:iCs/>
          <w:vertAlign w:val="subscript"/>
        </w:rPr>
        <w:t>max</w:t>
      </w:r>
      <w:r w:rsidRPr="00F255E0">
        <w:rPr>
          <w:rFonts w:ascii="Cambria" w:hAnsi="Cambria" w:cstheme="minorHAnsi"/>
          <w:iCs/>
          <w:vertAlign w:val="superscript"/>
        </w:rPr>
        <w:t xml:space="preserve"> </w:t>
      </w:r>
      <w:r w:rsidRPr="00F255E0">
        <w:t>(Figure S2c), but not other parameters</w:t>
      </w:r>
      <w:r>
        <w:t xml:space="preserve"> (not shown)</w:t>
      </w:r>
      <w:r w:rsidRPr="00F255E0">
        <w:t xml:space="preserve">. This is not surprising, since smaller values of </w:t>
      </w:r>
      <w:r w:rsidRPr="00F255E0">
        <w:rPr>
          <w:rFonts w:ascii="Cambria" w:hAnsi="Cambria" w:cstheme="minorHAnsi"/>
          <w:i/>
          <w:iCs/>
        </w:rPr>
        <w:t>β</w:t>
      </w:r>
      <w:r w:rsidRPr="00F255E0">
        <w:rPr>
          <w:rFonts w:ascii="Cambria" w:hAnsi="Cambria" w:cstheme="minorHAnsi"/>
          <w:iCs/>
          <w:vertAlign w:val="subscript"/>
        </w:rPr>
        <w:t>max</w:t>
      </w:r>
      <w:r w:rsidRPr="00F255E0" w:rsidDel="004652E3">
        <w:t xml:space="preserve"> </w:t>
      </w:r>
      <w:r w:rsidRPr="00F255E0">
        <w:t xml:space="preserve">mean a longer time delay for degrading nuclear PER and reinstituting </w:t>
      </w:r>
      <w:r w:rsidRPr="00F255E0">
        <w:rPr>
          <w:i/>
        </w:rPr>
        <w:t>Per</w:t>
      </w:r>
      <w:r w:rsidRPr="00F255E0">
        <w:t xml:space="preserve"> gene transcription. The top 10 sets generate intermediate </w:t>
      </w:r>
      <w:r w:rsidRPr="0072078C">
        <w:t xml:space="preserve">periods between </w:t>
      </w:r>
      <w:r w:rsidR="0072078C" w:rsidRPr="0072078C">
        <w:t>20 and 24</w:t>
      </w:r>
      <w:r w:rsidRPr="0072078C">
        <w:t xml:space="preserve"> (</w:t>
      </w:r>
      <w:r w:rsidRPr="00F255E0">
        <w:t>Figure S2c).</w:t>
      </w:r>
    </w:p>
    <w:p w14:paraId="2EC5D95A" w14:textId="46C731D8" w:rsidR="00FC3E1F" w:rsidRPr="00F255E0" w:rsidRDefault="00FC3E1F" w:rsidP="00B36D69">
      <w:pPr>
        <w:pStyle w:val="ListParagraph"/>
        <w:numPr>
          <w:ilvl w:val="0"/>
          <w:numId w:val="23"/>
        </w:numPr>
      </w:pPr>
      <w:r w:rsidRPr="00F255E0">
        <w:lastRenderedPageBreak/>
        <w:t xml:space="preserve">Low </w:t>
      </w:r>
      <w:proofErr w:type="gramStart"/>
      <w:r w:rsidRPr="00F255E0">
        <w:rPr>
          <w:rFonts w:ascii="Times New Roman" w:hAnsi="Times New Roman" w:cs="Times New Roman"/>
        </w:rPr>
        <w:t>max(</w:t>
      </w:r>
      <w:proofErr w:type="spellStart"/>
      <w:proofErr w:type="gramEnd"/>
      <w:r w:rsidRPr="00F255E0">
        <w:rPr>
          <w:rFonts w:ascii="Times New Roman" w:hAnsi="Times New Roman" w:cs="Times New Roman"/>
          <w:i/>
        </w:rPr>
        <w:t>P</w:t>
      </w:r>
      <w:r w:rsidRPr="00F255E0">
        <w:rPr>
          <w:rFonts w:ascii="Times New Roman" w:hAnsi="Times New Roman" w:cs="Times New Roman"/>
          <w:vertAlign w:val="subscript"/>
        </w:rPr>
        <w:t>tot</w:t>
      </w:r>
      <w:proofErr w:type="spellEnd"/>
      <w:r w:rsidRPr="00F255E0">
        <w:rPr>
          <w:rFonts w:ascii="Times New Roman" w:hAnsi="Times New Roman" w:cs="Times New Roman"/>
        </w:rPr>
        <w:t xml:space="preserve">) </w:t>
      </w:r>
      <w:r w:rsidRPr="00F255E0">
        <w:t xml:space="preserve">requires low </w:t>
      </w:r>
      <w:r w:rsidRPr="00F255E0">
        <w:rPr>
          <w:rFonts w:ascii="Cambria" w:hAnsi="Cambria" w:cstheme="minorHAnsi"/>
          <w:i/>
          <w:iCs/>
        </w:rPr>
        <w:t>K</w:t>
      </w:r>
      <w:r w:rsidRPr="00F255E0">
        <w:rPr>
          <w:rFonts w:ascii="Cambria" w:hAnsi="Cambria" w:cstheme="minorHAnsi"/>
          <w:iCs/>
          <w:vertAlign w:val="subscript"/>
        </w:rPr>
        <w:t>m</w:t>
      </w:r>
      <w:r w:rsidRPr="00F255E0">
        <w:t xml:space="preserve"> and </w:t>
      </w:r>
      <w:r w:rsidRPr="00F255E0">
        <w:rPr>
          <w:rFonts w:ascii="Cambria" w:hAnsi="Cambria" w:cstheme="minorHAnsi"/>
          <w:i/>
          <w:iCs/>
        </w:rPr>
        <w:t>β</w:t>
      </w:r>
      <w:r w:rsidRPr="00F255E0">
        <w:rPr>
          <w:rFonts w:ascii="Cambria" w:hAnsi="Cambria" w:cstheme="minorHAnsi"/>
          <w:iCs/>
          <w:vertAlign w:val="subscript"/>
        </w:rPr>
        <w:t>max</w:t>
      </w:r>
      <w:r w:rsidRPr="00F255E0" w:rsidDel="009845A3">
        <w:t xml:space="preserve"> </w:t>
      </w:r>
      <w:r w:rsidRPr="00F255E0">
        <w:t xml:space="preserve">(Figure S2d-f). Lower values in both parameters slow down PER degradation, introduce time delay and increase robustness of oscillation (allowing oscillation to happen for larger values of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</w:rPr>
                </m:ctrlPr>
              </m:accPr>
              <m:e>
                <m:r>
                  <w:rPr>
                    <w:rFonts w:ascii="Cambria Math" w:hAnsi="Cambria Math" w:cstheme="minorHAnsi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</w:rPr>
              <m:t>d</m:t>
            </m:r>
          </m:sub>
        </m:sSub>
      </m:oMath>
      <w:r w:rsidRPr="00F255E0">
        <w:t xml:space="preserve">). </w:t>
      </w:r>
    </w:p>
    <w:p w14:paraId="07C5EE1A" w14:textId="15112530" w:rsidR="00302DA5" w:rsidRPr="00F255E0" w:rsidRDefault="00302DA5" w:rsidP="00302DA5">
      <w:pPr>
        <w:pStyle w:val="ListParagraph"/>
        <w:numPr>
          <w:ilvl w:val="0"/>
          <w:numId w:val="23"/>
        </w:numPr>
      </w:pPr>
      <w:r w:rsidRPr="00F255E0">
        <w:rPr>
          <w:rFonts w:ascii="Times New Roman" w:hAnsi="Times New Roman" w:cs="Times New Roman"/>
          <w:i/>
        </w:rPr>
        <w:t>α</w:t>
      </w:r>
      <w:r w:rsidRPr="00F255E0">
        <w:t xml:space="preserve"> and </w:t>
      </w:r>
      <w:r w:rsidRPr="00F255E0">
        <w:rPr>
          <w:rFonts w:ascii="Cambria" w:hAnsi="Cambria" w:cstheme="minorHAnsi"/>
          <w:i/>
          <w:iCs/>
        </w:rPr>
        <w:t>A</w:t>
      </w:r>
      <w:r w:rsidRPr="00F255E0">
        <w:rPr>
          <w:rFonts w:ascii="Cambria" w:hAnsi="Cambria" w:cstheme="minorHAnsi"/>
          <w:iCs/>
          <w:vertAlign w:val="subscript"/>
        </w:rPr>
        <w:t>T</w:t>
      </w:r>
      <w:r w:rsidRPr="00F255E0" w:rsidDel="003E44C1">
        <w:t xml:space="preserve"> </w:t>
      </w:r>
      <w:r w:rsidRPr="00F255E0">
        <w:t>are n</w:t>
      </w:r>
      <w:r>
        <w:t>egatively correlated (Figure S2g), which is</w:t>
      </w:r>
      <w:r w:rsidRPr="00F255E0">
        <w:t xml:space="preserve"> opposite to the trend</w:t>
      </w:r>
      <w:r>
        <w:t xml:space="preserve"> shown in Fig. 6a</w:t>
      </w:r>
      <w:r w:rsidRPr="00F255E0">
        <w:t xml:space="preserve"> </w:t>
      </w:r>
      <w:r>
        <w:t>for</w:t>
      </w:r>
      <w:r w:rsidRPr="00F255E0">
        <w:t xml:space="preserve"> </w:t>
      </w:r>
      <w:r>
        <w:t>SNF(0</w:t>
      </w:r>
      <w:r w:rsidRPr="00F255E0">
        <w:t>L</w:t>
      </w:r>
      <w:r>
        <w:t xml:space="preserve">8), </w:t>
      </w:r>
      <w:r w:rsidRPr="00F255E0">
        <w:t>although we are compar</w:t>
      </w:r>
      <w:r>
        <w:t>ing different types of diagrams</w:t>
      </w:r>
      <w:r w:rsidRPr="00F255E0">
        <w:t>.</w:t>
      </w:r>
    </w:p>
    <w:p w14:paraId="77301B46" w14:textId="5DE8FADF" w:rsidR="00FC3E1F" w:rsidRDefault="00B36D69" w:rsidP="00FC3E1F">
      <w:pPr>
        <w:pStyle w:val="ListParagraph"/>
        <w:numPr>
          <w:ilvl w:val="0"/>
          <w:numId w:val="23"/>
        </w:numPr>
      </w:pPr>
      <w:proofErr w:type="gramStart"/>
      <w:r w:rsidRPr="00F255E0">
        <w:rPr>
          <w:rFonts w:ascii="Times New Roman" w:hAnsi="Times New Roman" w:cs="Times New Roman"/>
        </w:rPr>
        <w:t>max(</w:t>
      </w:r>
      <w:proofErr w:type="spellStart"/>
      <w:proofErr w:type="gramEnd"/>
      <w:r w:rsidRPr="00F255E0">
        <w:rPr>
          <w:rFonts w:ascii="Times New Roman" w:hAnsi="Times New Roman" w:cs="Times New Roman"/>
          <w:i/>
        </w:rPr>
        <w:t>P</w:t>
      </w:r>
      <w:r w:rsidRPr="00F255E0">
        <w:rPr>
          <w:rFonts w:ascii="Times New Roman" w:hAnsi="Times New Roman" w:cs="Times New Roman"/>
          <w:vertAlign w:val="subscript"/>
        </w:rPr>
        <w:t>tot</w:t>
      </w:r>
      <w:proofErr w:type="spellEnd"/>
      <w:r w:rsidRPr="00F255E0">
        <w:rPr>
          <w:rFonts w:ascii="Times New Roman" w:hAnsi="Times New Roman" w:cs="Times New Roman"/>
        </w:rPr>
        <w:t xml:space="preserve">) </w:t>
      </w:r>
      <w:r w:rsidRPr="00302DA5">
        <w:rPr>
          <w:rFonts w:cstheme="minorHAnsi"/>
        </w:rPr>
        <w:t xml:space="preserve">is positively correlated to </w:t>
      </w:r>
      <w:r w:rsidRPr="00302DA5">
        <w:rPr>
          <w:rFonts w:cstheme="minorHAnsi"/>
          <w:i/>
        </w:rPr>
        <w:t>α</w:t>
      </w:r>
      <w:r w:rsidRPr="00302DA5">
        <w:rPr>
          <w:rFonts w:cstheme="minorHAnsi"/>
        </w:rPr>
        <w:t xml:space="preserve"> (</w:t>
      </w:r>
      <w:r w:rsidR="00302DA5">
        <w:t>Figure S2h, as</w:t>
      </w:r>
      <w:r w:rsidR="00302DA5" w:rsidRPr="00302DA5">
        <w:rPr>
          <w:rFonts w:cstheme="minorHAnsi"/>
        </w:rPr>
        <w:t xml:space="preserve"> </w:t>
      </w:r>
      <w:r w:rsidRPr="00302DA5">
        <w:rPr>
          <w:rFonts w:cstheme="minorHAnsi"/>
        </w:rPr>
        <w:t>expected) but not to</w:t>
      </w:r>
      <w:r>
        <w:rPr>
          <w:rFonts w:ascii="Times New Roman" w:hAnsi="Times New Roman" w:cs="Times New Roman"/>
        </w:rPr>
        <w:t xml:space="preserve"> </w:t>
      </w:r>
      <w:r w:rsidR="00FC3E1F" w:rsidRPr="00F255E0">
        <w:rPr>
          <w:rFonts w:ascii="Cambria" w:hAnsi="Cambria" w:cstheme="minorHAnsi"/>
          <w:i/>
          <w:iCs/>
        </w:rPr>
        <w:t>A</w:t>
      </w:r>
      <w:r w:rsidR="00FC3E1F" w:rsidRPr="00F255E0">
        <w:rPr>
          <w:rFonts w:ascii="Cambria" w:hAnsi="Cambria" w:cstheme="minorHAnsi"/>
          <w:iCs/>
          <w:vertAlign w:val="subscript"/>
        </w:rPr>
        <w:t>T</w:t>
      </w:r>
      <w:r w:rsidR="00FC3E1F" w:rsidRPr="00F255E0" w:rsidDel="003E44C1">
        <w:t xml:space="preserve"> </w:t>
      </w:r>
      <w:r w:rsidR="00302DA5">
        <w:t>(Figure S2i</w:t>
      </w:r>
      <w:r w:rsidR="00302DA5" w:rsidRPr="00F255E0">
        <w:t>)</w:t>
      </w:r>
      <w:r w:rsidR="00302DA5">
        <w:t xml:space="preserve">. </w:t>
      </w:r>
    </w:p>
    <w:p w14:paraId="328058BC" w14:textId="6A845CE4" w:rsidR="00B36D69" w:rsidRPr="00302DA5" w:rsidRDefault="007A07FF" w:rsidP="00FC3E1F">
      <w:pPr>
        <w:pStyle w:val="ListParagraph"/>
        <w:numPr>
          <w:ilvl w:val="0"/>
          <w:numId w:val="23"/>
        </w:numPr>
        <w:rPr>
          <w:rFonts w:cstheme="minorHAnsi"/>
        </w:rPr>
      </w:pPr>
      <w:r>
        <w:rPr>
          <w:rFonts w:cstheme="minorHAnsi"/>
        </w:rPr>
        <w:t>T</w:t>
      </w:r>
      <w:r w:rsidR="00302DA5" w:rsidRPr="00302DA5">
        <w:rPr>
          <w:rFonts w:cstheme="minorHAnsi"/>
        </w:rPr>
        <w:t>he range of optimal values of</w:t>
      </w:r>
      <w:r w:rsidR="00302DA5">
        <w:rPr>
          <w:rFonts w:ascii="Times New Roman" w:hAnsi="Times New Roman" w:cs="Times New Roman"/>
        </w:rPr>
        <w:t xml:space="preserve"> </w:t>
      </w:r>
      <w:r w:rsidR="00B36D69" w:rsidRPr="00F255E0">
        <w:rPr>
          <w:rFonts w:ascii="Times New Roman" w:hAnsi="Times New Roman" w:cs="Times New Roman"/>
          <w:i/>
        </w:rPr>
        <w:t>α</w:t>
      </w:r>
      <w:r w:rsidR="00B36D69" w:rsidRPr="00F255E0" w:rsidDel="003E44C1">
        <w:t xml:space="preserve"> </w:t>
      </w:r>
      <w:r w:rsidR="00302DA5">
        <w:t xml:space="preserve">(1—30) is much smaller than the range of </w:t>
      </w:r>
      <w:r w:rsidR="00302DA5" w:rsidRPr="00F255E0">
        <w:rPr>
          <w:rFonts w:ascii="Cambria" w:hAnsi="Cambria" w:cstheme="minorHAnsi"/>
          <w:i/>
          <w:iCs/>
        </w:rPr>
        <w:t>A</w:t>
      </w:r>
      <w:r w:rsidR="00302DA5" w:rsidRPr="00F255E0">
        <w:rPr>
          <w:rFonts w:ascii="Cambria" w:hAnsi="Cambria" w:cstheme="minorHAnsi"/>
          <w:iCs/>
          <w:vertAlign w:val="subscript"/>
        </w:rPr>
        <w:t>T</w:t>
      </w:r>
      <w:r w:rsidR="00302DA5" w:rsidRPr="00F255E0" w:rsidDel="003E44C1">
        <w:t xml:space="preserve"> </w:t>
      </w:r>
      <w:r w:rsidR="00302DA5">
        <w:t>(0.01—10</w:t>
      </w:r>
      <w:r w:rsidR="00302DA5" w:rsidRPr="00F255E0">
        <w:t>)</w:t>
      </w:r>
      <w:r w:rsidR="0073778D">
        <w:t xml:space="preserve"> (Figure S2g)</w:t>
      </w:r>
      <w:r w:rsidR="00302DA5">
        <w:t xml:space="preserve">. </w:t>
      </w:r>
      <w:r w:rsidR="00B36D69" w:rsidRPr="00F255E0">
        <w:t xml:space="preserve"> </w:t>
      </w:r>
      <w:r w:rsidR="0051651B">
        <w:t>Because its rate of</w:t>
      </w:r>
      <w:r w:rsidR="0051651B" w:rsidRPr="00302DA5">
        <w:rPr>
          <w:rFonts w:cstheme="minorHAnsi"/>
          <w:iCs/>
        </w:rPr>
        <w:t xml:space="preserve"> degradation</w:t>
      </w:r>
      <w:r w:rsidR="0051651B">
        <w:rPr>
          <w:rFonts w:cstheme="minorHAnsi"/>
          <w:iCs/>
        </w:rPr>
        <w:t xml:space="preserve"> saturates at high concentration, t</w:t>
      </w:r>
      <w:r w:rsidR="0051651B">
        <w:t xml:space="preserve">he level of PER in the nucleus tends to stay high for an extended period of time, which places a constraint on </w:t>
      </w:r>
      <w:r w:rsidR="00302DA5" w:rsidRPr="00302DA5">
        <w:rPr>
          <w:rFonts w:cstheme="minorHAnsi"/>
          <w:iCs/>
        </w:rPr>
        <w:t xml:space="preserve">the </w:t>
      </w:r>
      <w:r w:rsidR="00302DA5">
        <w:rPr>
          <w:rFonts w:cstheme="minorHAnsi"/>
          <w:iCs/>
        </w:rPr>
        <w:t xml:space="preserve">rate of expression of the </w:t>
      </w:r>
      <w:r w:rsidR="00302DA5" w:rsidRPr="00302DA5">
        <w:rPr>
          <w:rFonts w:cstheme="minorHAnsi"/>
          <w:i/>
          <w:iCs/>
        </w:rPr>
        <w:t>Per</w:t>
      </w:r>
      <w:r w:rsidR="00302DA5">
        <w:rPr>
          <w:rFonts w:cstheme="minorHAnsi"/>
          <w:iCs/>
        </w:rPr>
        <w:t xml:space="preserve"> gene</w:t>
      </w:r>
      <w:r w:rsidR="00B36D69" w:rsidRPr="00302DA5">
        <w:rPr>
          <w:rFonts w:cstheme="minorHAnsi"/>
        </w:rPr>
        <w:t>.</w:t>
      </w:r>
    </w:p>
    <w:p w14:paraId="7F72B7F6" w14:textId="731982D5" w:rsidR="003B4A12" w:rsidRPr="00F255E0" w:rsidRDefault="003B4A12" w:rsidP="00FC3E1F">
      <w:pPr>
        <w:autoSpaceDE w:val="0"/>
        <w:autoSpaceDN w:val="0"/>
        <w:adjustRightInd w:val="0"/>
      </w:pPr>
    </w:p>
    <w:p w14:paraId="22324BA7" w14:textId="7C1A8680" w:rsidR="006B3679" w:rsidRPr="00C51CD3" w:rsidRDefault="004A32E4" w:rsidP="00C51CD3">
      <w:pPr>
        <w:rPr>
          <w:u w:val="single"/>
        </w:rPr>
      </w:pPr>
      <w:r w:rsidRPr="00C51CD3">
        <w:rPr>
          <w:u w:val="single"/>
        </w:rPr>
        <w:t xml:space="preserve">Optimization of </w:t>
      </w:r>
      <w:r w:rsidR="006B3679" w:rsidRPr="00C51CD3">
        <w:rPr>
          <w:u w:val="single"/>
        </w:rPr>
        <w:t>SNF(1M8)</w:t>
      </w:r>
    </w:p>
    <w:p w14:paraId="7A9ACD83" w14:textId="77777777" w:rsidR="002D4C47" w:rsidRDefault="006B3679" w:rsidP="00C51CD3">
      <w:r w:rsidRPr="00912287">
        <w:t xml:space="preserve">Criteria: </w:t>
      </w:r>
    </w:p>
    <w:p w14:paraId="19DACE08" w14:textId="135DB5F8" w:rsidR="001D7E20" w:rsidRPr="002D4C47" w:rsidRDefault="001D7E20" w:rsidP="00860147">
      <w:pPr>
        <w:pStyle w:val="ListParagraph"/>
        <w:numPr>
          <w:ilvl w:val="0"/>
          <w:numId w:val="22"/>
        </w:numPr>
      </w:pPr>
      <w:proofErr w:type="gramStart"/>
      <w:r w:rsidRPr="00860147">
        <w:rPr>
          <w:rFonts w:ascii="Times New Roman" w:hAnsi="Times New Roman" w:cs="Times New Roman"/>
        </w:rPr>
        <w:t>max(</w:t>
      </w:r>
      <w:proofErr w:type="spellStart"/>
      <w:proofErr w:type="gramEnd"/>
      <w:r w:rsidRPr="00860147">
        <w:rPr>
          <w:rFonts w:ascii="Times New Roman" w:hAnsi="Times New Roman" w:cs="Times New Roman"/>
          <w:i/>
        </w:rPr>
        <w:t>P</w:t>
      </w:r>
      <w:r w:rsidRPr="00860147">
        <w:rPr>
          <w:rFonts w:ascii="Times New Roman" w:hAnsi="Times New Roman" w:cs="Times New Roman"/>
          <w:vertAlign w:val="subscript"/>
        </w:rPr>
        <w:t>tot</w:t>
      </w:r>
      <w:proofErr w:type="spellEnd"/>
      <w:r w:rsidRPr="00860147">
        <w:rPr>
          <w:rFonts w:ascii="Times New Roman" w:hAnsi="Times New Roman" w:cs="Times New Roman"/>
        </w:rPr>
        <w:t>)</w:t>
      </w:r>
      <w:r w:rsidRPr="002D4C47">
        <w:t xml:space="preserve"> is minimized</w:t>
      </w:r>
      <w:r w:rsidR="00907A1C">
        <w:t>, in order to</w:t>
      </w:r>
      <w:r>
        <w:t xml:space="preserve"> select parameters sets with the largest values of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</w:rPr>
                </m:ctrlPr>
              </m:accPr>
              <m:e>
                <m:r>
                  <w:rPr>
                    <w:rFonts w:ascii="Cambria Math" w:hAnsi="Cambria Math" w:cstheme="minorHAnsi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</w:rPr>
              <m:t>d</m:t>
            </m:r>
          </m:sub>
        </m:sSub>
      </m:oMath>
      <w:r w:rsidRPr="00860147">
        <w:rPr>
          <w:rFonts w:eastAsiaTheme="minorEastAsia"/>
        </w:rPr>
        <w:t>.</w:t>
      </w:r>
    </w:p>
    <w:p w14:paraId="32491CC6" w14:textId="2F386749" w:rsidR="006B3679" w:rsidRDefault="006B3679" w:rsidP="00860147">
      <w:pPr>
        <w:pStyle w:val="ListParagraph"/>
        <w:numPr>
          <w:ilvl w:val="0"/>
          <w:numId w:val="22"/>
        </w:numPr>
      </w:pPr>
      <w:r w:rsidRPr="002D4C47">
        <w:t>Relative amp</w:t>
      </w:r>
      <w:r w:rsidR="00CF4C0A">
        <w:t>litude</w:t>
      </w:r>
      <w:r w:rsidRPr="002D4C47">
        <w:t xml:space="preserve"> of </w:t>
      </w:r>
      <w:proofErr w:type="spellStart"/>
      <w:r w:rsidR="001D7E20" w:rsidRPr="00860147">
        <w:rPr>
          <w:rFonts w:ascii="Times New Roman" w:hAnsi="Times New Roman" w:cs="Times New Roman"/>
          <w:i/>
        </w:rPr>
        <w:t>P</w:t>
      </w:r>
      <w:r w:rsidR="001D7E20" w:rsidRPr="00860147">
        <w:rPr>
          <w:rFonts w:ascii="Times New Roman" w:hAnsi="Times New Roman" w:cs="Times New Roman"/>
          <w:vertAlign w:val="subscript"/>
        </w:rPr>
        <w:t>tot</w:t>
      </w:r>
      <w:proofErr w:type="spellEnd"/>
      <w:r w:rsidRPr="002D4C47">
        <w:t xml:space="preserve"> &gt; 0.5</w:t>
      </w:r>
      <w:r w:rsidR="00907A1C">
        <w:t xml:space="preserve">, in order to </w:t>
      </w:r>
      <w:r w:rsidR="001D7E20">
        <w:t>select parameter sets that generate</w:t>
      </w:r>
      <w:r w:rsidR="00912287" w:rsidRPr="002D4C47">
        <w:t xml:space="preserve"> robust oscillation</w:t>
      </w:r>
      <w:r w:rsidR="001D7E20">
        <w:t>.</w:t>
      </w:r>
    </w:p>
    <w:p w14:paraId="08468D05" w14:textId="5F2C46BB" w:rsidR="001D7E20" w:rsidRDefault="001D7E20" w:rsidP="001D7E20">
      <w:r>
        <w:t>Cost function: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"/>
        <w:gridCol w:w="8202"/>
        <w:gridCol w:w="716"/>
      </w:tblGrid>
      <w:tr w:rsidR="000A0C0F" w:rsidRPr="00137641" w14:paraId="57D4608C" w14:textId="77777777" w:rsidTr="00242E23">
        <w:tc>
          <w:tcPr>
            <w:tcW w:w="238" w:type="pct"/>
            <w:vAlign w:val="center"/>
          </w:tcPr>
          <w:p w14:paraId="31AA8745" w14:textId="77777777" w:rsidR="000A0C0F" w:rsidRPr="00137641" w:rsidRDefault="000A0C0F" w:rsidP="00FF14E0"/>
        </w:tc>
        <w:tc>
          <w:tcPr>
            <w:tcW w:w="4383" w:type="pct"/>
            <w:vAlign w:val="center"/>
          </w:tcPr>
          <w:p w14:paraId="65718D4B" w14:textId="08ABDA2C" w:rsidR="00CF02C9" w:rsidRPr="00242E23" w:rsidRDefault="000A0C0F" w:rsidP="00BA35A4">
            <w:pPr>
              <w:autoSpaceDE w:val="0"/>
              <w:autoSpaceDN w:val="0"/>
              <w:adjustRightInd w:val="0"/>
              <w:spacing w:line="240" w:lineRule="auto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C</m:t>
                </m:r>
                <m:r>
                  <m:rPr>
                    <m:aln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tot</m:t>
                                </m:r>
                              </m:sub>
                            </m:sSub>
                          </m:e>
                        </m:d>
                      </m:e>
                    </m:func>
                  </m:num>
                  <m:den>
                    <m:r>
                      <w:rPr>
                        <w:rFonts w:ascii="Cambria Math" w:hAnsi="Cambria Math"/>
                      </w:rPr>
                      <m:t>75</m:t>
                    </m:r>
                  </m:den>
                </m:f>
              </m:oMath>
            </m:oMathPara>
          </w:p>
          <w:p w14:paraId="73A4CABD" w14:textId="41F1272D" w:rsidR="00CF02C9" w:rsidRPr="00CF02C9" w:rsidRDefault="000A0C0F" w:rsidP="00BA35A4">
            <w:pPr>
              <w:autoSpaceDE w:val="0"/>
              <w:autoSpaceDN w:val="0"/>
              <w:adjustRightInd w:val="0"/>
              <w:spacing w:line="240" w:lineRule="auto"/>
              <w:rPr>
                <w:rFonts w:eastAsiaTheme="minorEastAsia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0.5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amp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tot</m:t>
                                </m:r>
                              </m:sub>
                            </m:sSub>
                          </m:e>
                        </m:d>
                      </m:den>
                    </m:f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amp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tot</m:t>
                                        </m:r>
                                      </m:sub>
                                    </m:sSub>
                                  </m:e>
                                </m:d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0.5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-1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amp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tot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-0.5</m:t>
                        </m:r>
                      </m:e>
                    </m:d>
                  </m:e>
                </m:d>
              </m:oMath>
            </m:oMathPara>
          </w:p>
          <w:p w14:paraId="76142F51" w14:textId="79888E36" w:rsidR="000A0C0F" w:rsidRPr="00137641" w:rsidRDefault="000A0C0F" w:rsidP="00BA35A4">
            <w:pPr>
              <w:autoSpaceDE w:val="0"/>
              <w:autoSpaceDN w:val="0"/>
              <w:adjustRightInd w:val="0"/>
              <w:spacing w:line="240" w:lineRule="auto"/>
            </w:pPr>
            <m:oMathPara>
              <m:oMathParaPr>
                <m:jc m:val="center"/>
              </m:oMathParaPr>
              <m:oMath>
                <m:r>
                  <m:rPr>
                    <m:aln/>
                  </m:rPr>
                  <w:rPr>
                    <w:rFonts w:ascii="Cambria Math" w:hAnsi="Cambria Math"/>
                  </w:rPr>
                  <m:t>+ 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amp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tot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-0.5</m:t>
                    </m:r>
                  </m:e>
                </m:d>
              </m:oMath>
            </m:oMathPara>
          </w:p>
        </w:tc>
        <w:tc>
          <w:tcPr>
            <w:tcW w:w="379" w:type="pct"/>
            <w:vAlign w:val="center"/>
          </w:tcPr>
          <w:p w14:paraId="7F681AAD" w14:textId="2F6B8CB0" w:rsidR="000A0C0F" w:rsidRPr="00137641" w:rsidRDefault="000A0C0F" w:rsidP="00FF14E0">
            <w:r w:rsidRPr="00137641">
              <w:t>(</w:t>
            </w:r>
            <w:r>
              <w:t>S</w:t>
            </w:r>
            <w:r w:rsidR="0078186D">
              <w:fldChar w:fldCharType="begin"/>
            </w:r>
            <w:r w:rsidR="0078186D">
              <w:instrText xml:space="preserve"> SEQ Equation \* ARABIC </w:instrText>
            </w:r>
            <w:r w:rsidR="0078186D">
              <w:fldChar w:fldCharType="separate"/>
            </w:r>
            <w:r w:rsidR="009D2482">
              <w:rPr>
                <w:noProof/>
              </w:rPr>
              <w:t>37</w:t>
            </w:r>
            <w:r w:rsidR="0078186D">
              <w:rPr>
                <w:noProof/>
              </w:rPr>
              <w:fldChar w:fldCharType="end"/>
            </w:r>
            <w:r w:rsidRPr="00137641">
              <w:t>)</w:t>
            </w:r>
          </w:p>
        </w:tc>
      </w:tr>
    </w:tbl>
    <w:p w14:paraId="375F6B7A" w14:textId="77777777" w:rsidR="00BA35A4" w:rsidRDefault="00BA35A4" w:rsidP="001D7E20">
      <w:pPr>
        <w:autoSpaceDE w:val="0"/>
        <w:autoSpaceDN w:val="0"/>
        <w:adjustRightInd w:val="0"/>
        <w:spacing w:after="0" w:line="240" w:lineRule="auto"/>
      </w:pPr>
    </w:p>
    <w:p w14:paraId="165DBF13" w14:textId="6F4C5429" w:rsidR="00BA35A4" w:rsidRDefault="00BA35A4" w:rsidP="00F255E0">
      <w:r>
        <w:t>The second criterion was implemented in a complicated form to penalize oscillation</w:t>
      </w:r>
      <w:r w:rsidR="00907A1C">
        <w:t>s</w:t>
      </w:r>
      <w:r>
        <w:t xml:space="preserve"> </w:t>
      </w:r>
      <w:r w:rsidR="00907A1C">
        <w:t>of</w:t>
      </w:r>
      <w:r w:rsidR="007140DE">
        <w:t xml:space="preserve"> </w:t>
      </w:r>
      <w:r>
        <w:t xml:space="preserve">small amplitude and avoid </w:t>
      </w:r>
      <w:r w:rsidR="007140DE">
        <w:t>getting stuck with</w:t>
      </w:r>
      <w:r>
        <w:t xml:space="preserve"> non-oscillating </w:t>
      </w:r>
      <w:r w:rsidR="007140DE">
        <w:t>parameters</w:t>
      </w:r>
      <w:r>
        <w:t>.</w:t>
      </w:r>
    </w:p>
    <w:p w14:paraId="6550981B" w14:textId="1E03E465" w:rsidR="001D7E20" w:rsidRDefault="001D7E20" w:rsidP="001D7E20">
      <w:pPr>
        <w:autoSpaceDE w:val="0"/>
        <w:autoSpaceDN w:val="0"/>
        <w:adjustRightInd w:val="0"/>
        <w:spacing w:after="0" w:line="240" w:lineRule="auto"/>
      </w:pPr>
      <w:r>
        <w:t>Range of parameters:</w:t>
      </w:r>
    </w:p>
    <w:p w14:paraId="497C09CB" w14:textId="77777777" w:rsidR="001D7E20" w:rsidRDefault="001D7E20" w:rsidP="001D7E20">
      <w:pPr>
        <w:autoSpaceDE w:val="0"/>
        <w:autoSpaceDN w:val="0"/>
        <w:adjustRightInd w:val="0"/>
        <w:spacing w:after="0" w:line="240" w:lineRule="auto"/>
      </w:pPr>
    </w:p>
    <w:p w14:paraId="67DF2329" w14:textId="2FB9557D" w:rsidR="001D7E20" w:rsidRPr="0007148B" w:rsidRDefault="0078186D" w:rsidP="001D7E20">
      <w:pPr>
        <w:autoSpaceDE w:val="0"/>
        <w:autoSpaceDN w:val="0"/>
        <w:adjustRightInd w:val="0"/>
        <w:spacing w:after="0" w:line="240" w:lineRule="aut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1,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,α∈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e>
          </m:d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1,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∈[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-2</m:t>
              </m:r>
            </m:sup>
          </m:sSup>
          <m:r>
            <w:rPr>
              <w:rFonts w:ascii="Cambria Math" w:hAnsi="Cambria Math"/>
            </w:rPr>
            <m:t>,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]</m:t>
          </m:r>
        </m:oMath>
      </m:oMathPara>
    </w:p>
    <w:p w14:paraId="7C22BA8F" w14:textId="12B639E8" w:rsidR="0007148B" w:rsidRDefault="0007148B" w:rsidP="001D7E20">
      <w:pPr>
        <w:autoSpaceDE w:val="0"/>
        <w:autoSpaceDN w:val="0"/>
        <w:adjustRightInd w:val="0"/>
        <w:spacing w:after="0" w:line="240" w:lineRule="auto"/>
      </w:pPr>
    </w:p>
    <w:p w14:paraId="1DCEA393" w14:textId="77777777" w:rsidR="00BD4E3F" w:rsidRDefault="00BD4E3F" w:rsidP="00AA2370"/>
    <w:p w14:paraId="47E65864" w14:textId="64EAC684" w:rsidR="00AA2370" w:rsidRPr="00912287" w:rsidRDefault="00AA2370" w:rsidP="00AA2370">
      <w:r w:rsidRPr="00912287">
        <w:lastRenderedPageBreak/>
        <w:t xml:space="preserve">Main </w:t>
      </w:r>
      <w:r>
        <w:t>findings</w:t>
      </w:r>
      <w:r w:rsidR="00860147">
        <w:t xml:space="preserve"> (see Figure S3</w:t>
      </w:r>
      <w:r w:rsidR="00F9269B">
        <w:t>)</w:t>
      </w:r>
      <w:r w:rsidRPr="00912287">
        <w:t>:</w:t>
      </w:r>
    </w:p>
    <w:p w14:paraId="121C4EF2" w14:textId="05D698E0" w:rsidR="00451B37" w:rsidRPr="00F255E0" w:rsidRDefault="00451B37" w:rsidP="00860147">
      <w:pPr>
        <w:pStyle w:val="ListParagraph"/>
        <w:numPr>
          <w:ilvl w:val="0"/>
          <w:numId w:val="22"/>
        </w:numPr>
      </w:pPr>
      <w:proofErr w:type="gramStart"/>
      <w:r w:rsidRPr="00F255E0">
        <w:rPr>
          <w:rFonts w:ascii="Times New Roman" w:hAnsi="Times New Roman" w:cs="Times New Roman"/>
        </w:rPr>
        <w:t>max(</w:t>
      </w:r>
      <w:proofErr w:type="spellStart"/>
      <w:proofErr w:type="gramEnd"/>
      <w:r w:rsidRPr="00F255E0">
        <w:rPr>
          <w:rFonts w:ascii="Times New Roman" w:hAnsi="Times New Roman" w:cs="Times New Roman"/>
          <w:i/>
        </w:rPr>
        <w:t>P</w:t>
      </w:r>
      <w:r w:rsidRPr="00F255E0">
        <w:rPr>
          <w:rFonts w:ascii="Times New Roman" w:hAnsi="Times New Roman" w:cs="Times New Roman"/>
          <w:vertAlign w:val="subscript"/>
        </w:rPr>
        <w:t>tot</w:t>
      </w:r>
      <w:proofErr w:type="spellEnd"/>
      <w:r w:rsidRPr="00F255E0">
        <w:rPr>
          <w:rFonts w:ascii="Times New Roman" w:hAnsi="Times New Roman" w:cs="Times New Roman"/>
        </w:rPr>
        <w:t>)</w:t>
      </w:r>
      <w:r w:rsidRPr="00F255E0">
        <w:t xml:space="preserve"> = 32.3 </w:t>
      </w:r>
      <w:r w:rsidRPr="00F255E0">
        <w:rPr>
          <w:rFonts w:cstheme="minorHAnsi"/>
        </w:rPr>
        <w:t>±</w:t>
      </w:r>
      <w:r w:rsidR="00860147">
        <w:t xml:space="preserve"> 3.5 (Figure S3</w:t>
      </w:r>
      <w:r w:rsidRPr="00F255E0">
        <w:t xml:space="preserve">a). </w:t>
      </w:r>
      <w:r w:rsidR="00AA2370" w:rsidRPr="00F255E0">
        <w:t xml:space="preserve">Period = 20.7 </w:t>
      </w:r>
      <w:r w:rsidR="00AA2370" w:rsidRPr="00F255E0">
        <w:rPr>
          <w:rFonts w:cstheme="minorHAnsi"/>
        </w:rPr>
        <w:t>± 1.1</w:t>
      </w:r>
      <w:r w:rsidR="00860147">
        <w:t xml:space="preserve"> (Figure S3</w:t>
      </w:r>
      <w:r w:rsidRPr="00F255E0">
        <w:t>b</w:t>
      </w:r>
      <w:r w:rsidR="00AA2370" w:rsidRPr="00F255E0">
        <w:t xml:space="preserve">). </w:t>
      </w:r>
      <w:r w:rsidR="0051651B">
        <w:t>The distributions are quite similar to SNF(0M8) in Figure S2a, b.</w:t>
      </w:r>
    </w:p>
    <w:p w14:paraId="3E2C374C" w14:textId="24DB95C3" w:rsidR="00AA2370" w:rsidRPr="00F255E0" w:rsidRDefault="00AA2370" w:rsidP="00860147">
      <w:pPr>
        <w:pStyle w:val="ListParagraph"/>
        <w:numPr>
          <w:ilvl w:val="0"/>
          <w:numId w:val="22"/>
        </w:numPr>
      </w:pPr>
      <w:r w:rsidRPr="00F255E0">
        <w:t xml:space="preserve">Period is strongly negatively correlated with </w:t>
      </w:r>
      <w:r w:rsidRPr="00F255E0">
        <w:rPr>
          <w:rFonts w:ascii="Cambria" w:hAnsi="Cambria" w:cstheme="minorHAnsi"/>
          <w:i/>
          <w:iCs/>
        </w:rPr>
        <w:t>β</w:t>
      </w:r>
      <w:r w:rsidRPr="00F255E0">
        <w:rPr>
          <w:rFonts w:ascii="Cambria" w:hAnsi="Cambria" w:cstheme="minorHAnsi"/>
          <w:iCs/>
          <w:vertAlign w:val="subscript"/>
        </w:rPr>
        <w:t>max</w:t>
      </w:r>
      <w:r w:rsidRPr="00F255E0">
        <w:rPr>
          <w:rFonts w:ascii="Cambria" w:hAnsi="Cambria" w:cstheme="minorHAnsi"/>
          <w:iCs/>
          <w:vertAlign w:val="superscript"/>
        </w:rPr>
        <w:t xml:space="preserve"> </w:t>
      </w:r>
      <w:r w:rsidR="00860147">
        <w:t>(Figure S3</w:t>
      </w:r>
      <w:r w:rsidR="00451B37" w:rsidRPr="00F255E0">
        <w:t>c</w:t>
      </w:r>
      <w:r w:rsidRPr="00F255E0">
        <w:t>)</w:t>
      </w:r>
      <w:r w:rsidR="00B2127D" w:rsidRPr="00F255E0">
        <w:t>, but not other parameters</w:t>
      </w:r>
      <w:r w:rsidRPr="00F255E0">
        <w:t xml:space="preserve">. This is not surprising, since smaller values of </w:t>
      </w:r>
      <w:r w:rsidRPr="00F255E0">
        <w:rPr>
          <w:rFonts w:ascii="Cambria" w:hAnsi="Cambria" w:cstheme="minorHAnsi"/>
          <w:i/>
          <w:iCs/>
        </w:rPr>
        <w:t>β</w:t>
      </w:r>
      <w:r w:rsidRPr="00F255E0">
        <w:rPr>
          <w:rFonts w:ascii="Cambria" w:hAnsi="Cambria" w:cstheme="minorHAnsi"/>
          <w:iCs/>
          <w:vertAlign w:val="subscript"/>
        </w:rPr>
        <w:t>max</w:t>
      </w:r>
      <w:r w:rsidRPr="00F255E0" w:rsidDel="004652E3">
        <w:t xml:space="preserve"> </w:t>
      </w:r>
      <w:r w:rsidRPr="00F255E0">
        <w:t xml:space="preserve">mean a longer time delay for degrading nuclear PER and reinstituting </w:t>
      </w:r>
      <w:r w:rsidRPr="00F255E0">
        <w:rPr>
          <w:i/>
        </w:rPr>
        <w:t>Per</w:t>
      </w:r>
      <w:r w:rsidRPr="00F255E0">
        <w:t xml:space="preserve"> gene transcription. The top 10 sets generate intermediate peri</w:t>
      </w:r>
      <w:r w:rsidR="00860147">
        <w:t>ods between 20 and 23 (Figure S3</w:t>
      </w:r>
      <w:r w:rsidR="00451B37" w:rsidRPr="00F255E0">
        <w:t>c</w:t>
      </w:r>
      <w:r w:rsidRPr="00F255E0">
        <w:t>).</w:t>
      </w:r>
    </w:p>
    <w:p w14:paraId="41523527" w14:textId="6EE76D14" w:rsidR="00AA2370" w:rsidRPr="00F255E0" w:rsidRDefault="00AA2370" w:rsidP="00860147">
      <w:pPr>
        <w:pStyle w:val="ListParagraph"/>
        <w:numPr>
          <w:ilvl w:val="0"/>
          <w:numId w:val="22"/>
        </w:numPr>
      </w:pPr>
      <w:r w:rsidRPr="00F255E0">
        <w:t xml:space="preserve">Low </w:t>
      </w:r>
      <w:proofErr w:type="gramStart"/>
      <w:r w:rsidRPr="00F255E0">
        <w:rPr>
          <w:rFonts w:ascii="Times New Roman" w:hAnsi="Times New Roman" w:cs="Times New Roman"/>
        </w:rPr>
        <w:t>max(</w:t>
      </w:r>
      <w:proofErr w:type="spellStart"/>
      <w:proofErr w:type="gramEnd"/>
      <w:r w:rsidRPr="00F255E0">
        <w:rPr>
          <w:rFonts w:ascii="Times New Roman" w:hAnsi="Times New Roman" w:cs="Times New Roman"/>
          <w:i/>
        </w:rPr>
        <w:t>P</w:t>
      </w:r>
      <w:r w:rsidRPr="00F255E0">
        <w:rPr>
          <w:rFonts w:ascii="Times New Roman" w:hAnsi="Times New Roman" w:cs="Times New Roman"/>
          <w:vertAlign w:val="subscript"/>
        </w:rPr>
        <w:t>tot</w:t>
      </w:r>
      <w:proofErr w:type="spellEnd"/>
      <w:r w:rsidRPr="00F255E0">
        <w:rPr>
          <w:rFonts w:ascii="Times New Roman" w:hAnsi="Times New Roman" w:cs="Times New Roman"/>
        </w:rPr>
        <w:t xml:space="preserve">) </w:t>
      </w:r>
      <w:r w:rsidRPr="00F255E0">
        <w:t xml:space="preserve">requires low </w:t>
      </w:r>
      <w:r w:rsidRPr="00F255E0">
        <w:rPr>
          <w:rFonts w:ascii="Cambria" w:hAnsi="Cambria" w:cstheme="minorHAnsi"/>
          <w:i/>
          <w:iCs/>
        </w:rPr>
        <w:t>K</w:t>
      </w:r>
      <w:r w:rsidRPr="00F255E0">
        <w:rPr>
          <w:rFonts w:ascii="Cambria" w:hAnsi="Cambria" w:cstheme="minorHAnsi"/>
          <w:iCs/>
          <w:vertAlign w:val="subscript"/>
        </w:rPr>
        <w:t>m</w:t>
      </w:r>
      <w:r w:rsidRPr="00F255E0">
        <w:t xml:space="preserve"> and </w:t>
      </w:r>
      <w:r w:rsidRPr="00F255E0">
        <w:rPr>
          <w:rFonts w:ascii="Cambria" w:hAnsi="Cambria" w:cstheme="minorHAnsi"/>
          <w:i/>
          <w:iCs/>
        </w:rPr>
        <w:t>β</w:t>
      </w:r>
      <w:r w:rsidRPr="00F255E0">
        <w:rPr>
          <w:rFonts w:ascii="Cambria" w:hAnsi="Cambria" w:cstheme="minorHAnsi"/>
          <w:iCs/>
          <w:vertAlign w:val="subscript"/>
        </w:rPr>
        <w:t>max</w:t>
      </w:r>
      <w:r w:rsidRPr="00F255E0" w:rsidDel="009845A3">
        <w:t xml:space="preserve"> </w:t>
      </w:r>
      <w:r w:rsidR="00860147">
        <w:t>(Figure S3</w:t>
      </w:r>
      <w:r w:rsidRPr="00F255E0">
        <w:t xml:space="preserve">d-f). Lower values in both parameters slow down PER degradation, introduce time delay and increase robustness of oscillation (allowing oscillation to happen for larger values of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</w:rPr>
                </m:ctrlPr>
              </m:accPr>
              <m:e>
                <m:r>
                  <w:rPr>
                    <w:rFonts w:ascii="Cambria Math" w:hAnsi="Cambria Math" w:cstheme="minorHAnsi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</w:rPr>
              <m:t>d</m:t>
            </m:r>
          </m:sub>
        </m:sSub>
      </m:oMath>
      <w:r w:rsidRPr="00F255E0">
        <w:t xml:space="preserve">). </w:t>
      </w:r>
    </w:p>
    <w:p w14:paraId="09CDEB25" w14:textId="57DC32AC" w:rsidR="00AA2370" w:rsidRPr="00F255E0" w:rsidRDefault="00AA2370" w:rsidP="00860147">
      <w:pPr>
        <w:pStyle w:val="ListParagraph"/>
        <w:numPr>
          <w:ilvl w:val="0"/>
          <w:numId w:val="22"/>
        </w:numPr>
      </w:pPr>
      <w:r w:rsidRPr="00F255E0">
        <w:rPr>
          <w:rFonts w:ascii="Times New Roman" w:hAnsi="Times New Roman" w:cs="Times New Roman"/>
          <w:i/>
        </w:rPr>
        <w:t>α</w:t>
      </w:r>
      <w:r w:rsidRPr="00F255E0">
        <w:t xml:space="preserve"> and </w:t>
      </w:r>
      <w:r w:rsidRPr="00F255E0">
        <w:rPr>
          <w:rFonts w:ascii="Cambria" w:hAnsi="Cambria" w:cstheme="minorHAnsi"/>
          <w:i/>
          <w:iCs/>
        </w:rPr>
        <w:t>A</w:t>
      </w:r>
      <w:r w:rsidRPr="00F255E0">
        <w:rPr>
          <w:rFonts w:ascii="Cambria" w:hAnsi="Cambria" w:cstheme="minorHAnsi"/>
          <w:iCs/>
          <w:vertAlign w:val="subscript"/>
        </w:rPr>
        <w:t>T</w:t>
      </w:r>
      <w:r w:rsidRPr="00F255E0" w:rsidDel="003E44C1">
        <w:t xml:space="preserve"> </w:t>
      </w:r>
      <w:r w:rsidRPr="00F255E0">
        <w:t xml:space="preserve">are </w:t>
      </w:r>
      <w:r w:rsidR="00860147">
        <w:t>negatively correlated (Figure S3</w:t>
      </w:r>
      <w:r w:rsidRPr="00F255E0">
        <w:t>g). This result is opposite to the trend in L models (</w:t>
      </w:r>
      <w:r w:rsidR="00907A1C" w:rsidRPr="00F255E0">
        <w:t xml:space="preserve">see </w:t>
      </w:r>
      <w:r w:rsidRPr="00F255E0">
        <w:t xml:space="preserve">Fig. 6b, although we are comparing different types of diagrams). </w:t>
      </w:r>
    </w:p>
    <w:p w14:paraId="3BC292FA" w14:textId="0872BED1" w:rsidR="00AA2370" w:rsidRPr="00F255E0" w:rsidRDefault="00AA2370" w:rsidP="00860147">
      <w:pPr>
        <w:pStyle w:val="ListParagraph"/>
        <w:numPr>
          <w:ilvl w:val="0"/>
          <w:numId w:val="22"/>
        </w:numPr>
      </w:pPr>
      <w:r w:rsidRPr="00F255E0">
        <w:rPr>
          <w:rFonts w:ascii="Cambria" w:hAnsi="Cambria" w:cstheme="minorHAnsi"/>
          <w:i/>
          <w:iCs/>
        </w:rPr>
        <w:t>A</w:t>
      </w:r>
      <w:r w:rsidRPr="00F255E0">
        <w:rPr>
          <w:rFonts w:ascii="Cambria" w:hAnsi="Cambria" w:cstheme="minorHAnsi"/>
          <w:iCs/>
          <w:vertAlign w:val="subscript"/>
        </w:rPr>
        <w:t>T</w:t>
      </w:r>
      <w:r w:rsidRPr="00F255E0" w:rsidDel="003E44C1">
        <w:t xml:space="preserve"> </w:t>
      </w:r>
      <w:r w:rsidRPr="00F255E0">
        <w:t>must be greater than ~</w:t>
      </w:r>
      <w:r w:rsidRPr="00F255E0">
        <w:rPr>
          <w:rFonts w:ascii="Cambria" w:hAnsi="Cambria" w:cstheme="minorHAnsi"/>
          <w:i/>
          <w:iCs/>
        </w:rPr>
        <w:t xml:space="preserve"> K</w:t>
      </w:r>
      <w:r w:rsidRPr="00F255E0">
        <w:rPr>
          <w:rFonts w:ascii="Cambria" w:hAnsi="Cambria" w:cstheme="minorHAnsi"/>
          <w:iCs/>
          <w:vertAlign w:val="subscript"/>
        </w:rPr>
        <w:t>A</w:t>
      </w:r>
      <w:r w:rsidR="00860147">
        <w:t>/100 (Figure S3</w:t>
      </w:r>
      <w:r w:rsidRPr="00F255E0">
        <w:t>h).</w:t>
      </w:r>
      <w:r w:rsidR="00524416" w:rsidRPr="00F255E0">
        <w:t xml:space="preserve"> The top 10 sets </w:t>
      </w:r>
      <w:r w:rsidR="00DE49BC" w:rsidRPr="00F255E0">
        <w:t xml:space="preserve">are concentrated in a narrow range of </w:t>
      </w:r>
      <w:r w:rsidR="00DE49BC" w:rsidRPr="00F255E0">
        <w:rPr>
          <w:rFonts w:ascii="Cambria" w:hAnsi="Cambria" w:cstheme="minorHAnsi"/>
          <w:i/>
          <w:iCs/>
        </w:rPr>
        <w:t>A</w:t>
      </w:r>
      <w:r w:rsidR="00DE49BC" w:rsidRPr="00F255E0">
        <w:rPr>
          <w:rFonts w:ascii="Cambria" w:hAnsi="Cambria" w:cstheme="minorHAnsi"/>
          <w:iCs/>
          <w:vertAlign w:val="subscript"/>
        </w:rPr>
        <w:t>T</w:t>
      </w:r>
      <w:r w:rsidR="00524416" w:rsidRPr="00F255E0">
        <w:t xml:space="preserve"> </w:t>
      </w:r>
      <w:r w:rsidR="00DE49BC" w:rsidRPr="00F255E0">
        <w:t xml:space="preserve">between 1 and 5 </w:t>
      </w:r>
      <w:r w:rsidR="00860147">
        <w:t>(Figure S3</w:t>
      </w:r>
      <w:r w:rsidR="00E7159B" w:rsidRPr="00F255E0">
        <w:t>h</w:t>
      </w:r>
      <w:r w:rsidR="00524416" w:rsidRPr="00F255E0">
        <w:t>).</w:t>
      </w:r>
    </w:p>
    <w:p w14:paraId="7565A559" w14:textId="4E3D3644" w:rsidR="00AA2370" w:rsidRPr="00F255E0" w:rsidRDefault="00AA2370" w:rsidP="00860147">
      <w:pPr>
        <w:pStyle w:val="ListParagraph"/>
        <w:numPr>
          <w:ilvl w:val="0"/>
          <w:numId w:val="22"/>
        </w:numPr>
        <w:autoSpaceDE w:val="0"/>
        <w:autoSpaceDN w:val="0"/>
        <w:adjustRightInd w:val="0"/>
      </w:pPr>
      <w:r w:rsidRPr="00F255E0">
        <w:rPr>
          <w:rFonts w:ascii="Times New Roman" w:hAnsi="Times New Roman" w:cs="Times New Roman"/>
          <w:i/>
        </w:rPr>
        <w:t>α</w:t>
      </w:r>
      <w:r w:rsidRPr="00F255E0" w:rsidDel="003E44C1">
        <w:t xml:space="preserve"> </w:t>
      </w:r>
      <w:r w:rsidRPr="00F255E0">
        <w:t xml:space="preserve">and </w:t>
      </w:r>
      <w:r w:rsidRPr="00F255E0">
        <w:rPr>
          <w:rFonts w:ascii="Cambria" w:hAnsi="Cambria" w:cstheme="minorHAnsi"/>
          <w:i/>
          <w:iCs/>
        </w:rPr>
        <w:t>K</w:t>
      </w:r>
      <w:r w:rsidRPr="00F255E0">
        <w:rPr>
          <w:rFonts w:ascii="Cambria" w:hAnsi="Cambria" w:cstheme="minorHAnsi"/>
          <w:iCs/>
          <w:vertAlign w:val="subscript"/>
        </w:rPr>
        <w:t>A</w:t>
      </w:r>
      <w:r w:rsidRPr="00F255E0">
        <w:t xml:space="preserve"> are positively correlated, and </w:t>
      </w:r>
      <w:r w:rsidRPr="00F255E0">
        <w:rPr>
          <w:rFonts w:ascii="Times New Roman" w:hAnsi="Times New Roman" w:cs="Times New Roman"/>
          <w:i/>
        </w:rPr>
        <w:t>α</w:t>
      </w:r>
      <w:r w:rsidRPr="00F255E0" w:rsidDel="003E44C1">
        <w:t xml:space="preserve"> </w:t>
      </w:r>
      <w:r w:rsidRPr="00F255E0">
        <w:t xml:space="preserve">must be greater than </w:t>
      </w:r>
      <m:oMath>
        <m:r>
          <w:rPr>
            <w:rFonts w:ascii="Cambria Math" w:hAnsi="Cambria Math"/>
          </w:rPr>
          <m:t>~10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</m:sub>
            </m:sSub>
          </m:e>
        </m:rad>
      </m:oMath>
      <w:r w:rsidR="00860147">
        <w:t xml:space="preserve"> (Figure S3</w:t>
      </w:r>
      <w:proofErr w:type="spellStart"/>
      <w:r w:rsidRPr="00F255E0">
        <w:t>i</w:t>
      </w:r>
      <w:proofErr w:type="spellEnd"/>
      <w:r w:rsidRPr="00F255E0">
        <w:t xml:space="preserve">), presumably to have sufficiently rapid transcription of </w:t>
      </w:r>
      <w:r w:rsidRPr="00F255E0">
        <w:rPr>
          <w:i/>
        </w:rPr>
        <w:t>Per</w:t>
      </w:r>
      <w:r w:rsidRPr="00F255E0">
        <w:t xml:space="preserve"> gene as </w:t>
      </w:r>
      <w:r w:rsidRPr="00F255E0">
        <w:rPr>
          <w:rFonts w:ascii="Cambria" w:hAnsi="Cambria" w:cstheme="minorHAnsi"/>
          <w:i/>
          <w:iCs/>
        </w:rPr>
        <w:t>K</w:t>
      </w:r>
      <w:r w:rsidRPr="00F255E0">
        <w:rPr>
          <w:rFonts w:ascii="Cambria" w:hAnsi="Cambria" w:cstheme="minorHAnsi"/>
          <w:iCs/>
          <w:vertAlign w:val="subscript"/>
        </w:rPr>
        <w:t>A</w:t>
      </w:r>
      <w:r w:rsidRPr="00F255E0">
        <w:t xml:space="preserve"> increases.</w:t>
      </w:r>
      <w:r w:rsidR="0051651B">
        <w:t xml:space="preserve"> Also,</w:t>
      </w:r>
      <w:r w:rsidR="005973D3">
        <w:t xml:space="preserve"> for small values of </w:t>
      </w:r>
      <w:r w:rsidR="005973D3">
        <w:rPr>
          <w:rFonts w:ascii="Cambria" w:hAnsi="Cambria" w:cstheme="minorHAnsi"/>
          <w:i/>
          <w:iCs/>
        </w:rPr>
        <w:t>A</w:t>
      </w:r>
      <w:r w:rsidR="005973D3">
        <w:rPr>
          <w:rFonts w:ascii="Cambria" w:hAnsi="Cambria" w:cstheme="minorHAnsi"/>
          <w:iCs/>
          <w:vertAlign w:val="subscript"/>
        </w:rPr>
        <w:t>T</w:t>
      </w:r>
      <w:r w:rsidR="005973D3">
        <w:t>,</w:t>
      </w:r>
      <w:r w:rsidR="0051651B">
        <w:t xml:space="preserve"> </w:t>
      </w:r>
      <w:r w:rsidR="0051651B" w:rsidRPr="0051651B">
        <w:rPr>
          <w:rFonts w:cstheme="minorHAnsi"/>
          <w:i/>
        </w:rPr>
        <w:t>α</w:t>
      </w:r>
      <w:r w:rsidR="0051651B">
        <w:rPr>
          <w:rFonts w:cstheme="minorHAnsi"/>
        </w:rPr>
        <w:t xml:space="preserve"> </w:t>
      </w:r>
      <w:r w:rsidR="005973D3">
        <w:rPr>
          <w:rFonts w:cstheme="minorHAnsi"/>
        </w:rPr>
        <w:t>can be much larger</w:t>
      </w:r>
      <w:r w:rsidR="0051651B">
        <w:rPr>
          <w:rFonts w:cstheme="minorHAnsi"/>
        </w:rPr>
        <w:t xml:space="preserve"> in SNF(1M8) compared to SNF(0M8)</w:t>
      </w:r>
      <w:r w:rsidR="005973D3">
        <w:rPr>
          <w:rFonts w:cstheme="minorHAnsi"/>
        </w:rPr>
        <w:t xml:space="preserve">, because the rate of </w:t>
      </w:r>
      <w:r w:rsidR="005973D3" w:rsidRPr="005973D3">
        <w:rPr>
          <w:rFonts w:cstheme="minorHAnsi"/>
          <w:i/>
        </w:rPr>
        <w:t>Per</w:t>
      </w:r>
      <w:r w:rsidR="005973D3">
        <w:rPr>
          <w:rFonts w:cstheme="minorHAnsi"/>
        </w:rPr>
        <w:t xml:space="preserve"> transcription is more restricted at low </w:t>
      </w:r>
      <w:r w:rsidR="005973D3">
        <w:rPr>
          <w:rFonts w:ascii="Cambria" w:hAnsi="Cambria" w:cstheme="minorHAnsi"/>
          <w:i/>
          <w:iCs/>
        </w:rPr>
        <w:t>A</w:t>
      </w:r>
      <w:r w:rsidR="005973D3">
        <w:rPr>
          <w:rFonts w:ascii="Cambria" w:hAnsi="Cambria" w:cstheme="minorHAnsi"/>
          <w:iCs/>
          <w:vertAlign w:val="subscript"/>
        </w:rPr>
        <w:t>T</w:t>
      </w:r>
      <w:r w:rsidR="005973D3">
        <w:rPr>
          <w:rFonts w:cstheme="minorHAnsi"/>
        </w:rPr>
        <w:t xml:space="preserve"> in rate law 1 compared to rate law 0</w:t>
      </w:r>
      <w:r w:rsidR="0051651B">
        <w:rPr>
          <w:rFonts w:cstheme="minorHAnsi"/>
        </w:rPr>
        <w:t>.</w:t>
      </w:r>
    </w:p>
    <w:p w14:paraId="73D83140" w14:textId="77777777" w:rsidR="00AA2370" w:rsidRDefault="00AA2370" w:rsidP="001D7E20">
      <w:pPr>
        <w:autoSpaceDE w:val="0"/>
        <w:autoSpaceDN w:val="0"/>
        <w:adjustRightInd w:val="0"/>
        <w:spacing w:after="0" w:line="240" w:lineRule="auto"/>
      </w:pPr>
    </w:p>
    <w:p w14:paraId="76B29D8F" w14:textId="3456E281" w:rsidR="0007148B" w:rsidRDefault="00D414D6" w:rsidP="0007148B">
      <w:r>
        <w:rPr>
          <w:noProof/>
        </w:rPr>
        <w:lastRenderedPageBreak/>
        <w:drawing>
          <wp:inline distT="0" distB="0" distL="0" distR="0" wp14:anchorId="043C499B" wp14:editId="2CA5B870">
            <wp:extent cx="5896255" cy="471233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S_optim_SNF1M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255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49D6" w14:textId="22CA359F" w:rsidR="00F83211" w:rsidRPr="00E60CB6" w:rsidRDefault="00860147" w:rsidP="0007148B">
      <w:pPr>
        <w:rPr>
          <w:rFonts w:cstheme="minorHAnsi"/>
        </w:rPr>
      </w:pPr>
      <w:r>
        <w:rPr>
          <w:rFonts w:cstheme="minorHAnsi"/>
          <w:b/>
        </w:rPr>
        <w:t>Figure S3</w:t>
      </w:r>
      <w:r w:rsidR="00F83211">
        <w:rPr>
          <w:rFonts w:cstheme="minorHAnsi"/>
          <w:b/>
        </w:rPr>
        <w:t>.</w:t>
      </w:r>
      <w:r w:rsidR="00F83211">
        <w:rPr>
          <w:rFonts w:cstheme="minorHAnsi"/>
        </w:rPr>
        <w:t xml:space="preserve"> </w:t>
      </w:r>
      <w:r w:rsidR="00F83211">
        <w:rPr>
          <w:rFonts w:cstheme="minorHAnsi"/>
          <w:b/>
        </w:rPr>
        <w:t>Notable patterns in optimization results for SNF(1M8)</w:t>
      </w:r>
      <w:r w:rsidR="00F83211">
        <w:rPr>
          <w:rFonts w:cstheme="minorHAnsi"/>
        </w:rPr>
        <w:t xml:space="preserve">. </w:t>
      </w:r>
      <w:r w:rsidR="00E60CB6">
        <w:rPr>
          <w:rFonts w:cstheme="minorHAnsi"/>
        </w:rPr>
        <w:t xml:space="preserve">Blue: 1013 parameter sets obtained through optimization are plotted in each panel. Red: </w:t>
      </w:r>
      <w:r w:rsidR="00E60CB6" w:rsidRPr="00E60CB6">
        <w:rPr>
          <w:rFonts w:cstheme="minorHAnsi"/>
        </w:rPr>
        <w:t>top</w:t>
      </w:r>
      <w:r w:rsidR="00E60CB6">
        <w:rPr>
          <w:rFonts w:cstheme="minorHAnsi"/>
        </w:rPr>
        <w:t xml:space="preserve"> 10</w:t>
      </w:r>
      <w:r w:rsidR="00E60CB6" w:rsidRPr="00E60CB6">
        <w:rPr>
          <w:rFonts w:cstheme="minorHAnsi"/>
        </w:rPr>
        <w:t xml:space="preserve"> parameter sets</w:t>
      </w:r>
      <w:r w:rsidR="00907A1C">
        <w:rPr>
          <w:rFonts w:cstheme="minorHAnsi"/>
        </w:rPr>
        <w:t>, i.e., those</w:t>
      </w:r>
      <w:r w:rsidR="00E60CB6" w:rsidRPr="00E60CB6">
        <w:rPr>
          <w:rFonts w:cstheme="minorHAnsi"/>
        </w:rPr>
        <w:t xml:space="preserve"> with </w:t>
      </w:r>
      <w:r w:rsidR="00907A1C">
        <w:rPr>
          <w:rFonts w:cstheme="minorHAnsi"/>
        </w:rPr>
        <w:t xml:space="preserve">the </w:t>
      </w:r>
      <w:r w:rsidR="00E60CB6" w:rsidRPr="00E60CB6">
        <w:rPr>
          <w:rFonts w:cstheme="minorHAnsi"/>
        </w:rPr>
        <w:t xml:space="preserve">smallest values of </w:t>
      </w:r>
      <w:proofErr w:type="gramStart"/>
      <w:r w:rsidR="00CE21CE">
        <w:rPr>
          <w:rFonts w:ascii="Times New Roman" w:hAnsi="Times New Roman" w:cs="Times New Roman"/>
        </w:rPr>
        <w:t>m</w:t>
      </w:r>
      <w:r w:rsidR="00CE21CE" w:rsidRPr="00CE21CE">
        <w:rPr>
          <w:rFonts w:ascii="Times New Roman" w:hAnsi="Times New Roman" w:cs="Times New Roman"/>
        </w:rPr>
        <w:t>ax(</w:t>
      </w:r>
      <w:proofErr w:type="spellStart"/>
      <w:proofErr w:type="gramEnd"/>
      <w:r w:rsidR="00CE21CE" w:rsidRPr="00CE21CE">
        <w:rPr>
          <w:rFonts w:ascii="Times New Roman" w:hAnsi="Times New Roman" w:cs="Times New Roman"/>
          <w:i/>
        </w:rPr>
        <w:t>P</w:t>
      </w:r>
      <w:r w:rsidR="00CE21CE" w:rsidRPr="00CE21CE">
        <w:rPr>
          <w:rFonts w:ascii="Times New Roman" w:hAnsi="Times New Roman" w:cs="Times New Roman"/>
          <w:vertAlign w:val="subscript"/>
        </w:rPr>
        <w:t>tot</w:t>
      </w:r>
      <w:proofErr w:type="spellEnd"/>
      <w:r w:rsidR="00CE21CE" w:rsidRPr="00CE21CE">
        <w:rPr>
          <w:rFonts w:ascii="Times New Roman" w:hAnsi="Times New Roman" w:cs="Times New Roman"/>
        </w:rPr>
        <w:t>)</w:t>
      </w:r>
      <w:r w:rsidR="00E60CB6">
        <w:rPr>
          <w:rFonts w:cstheme="minorHAnsi"/>
        </w:rPr>
        <w:t>.</w:t>
      </w:r>
    </w:p>
    <w:p w14:paraId="734AEC3D" w14:textId="77777777" w:rsidR="0007148B" w:rsidRPr="0037236E" w:rsidRDefault="0007148B" w:rsidP="001D7E20">
      <w:pPr>
        <w:autoSpaceDE w:val="0"/>
        <w:autoSpaceDN w:val="0"/>
        <w:adjustRightInd w:val="0"/>
        <w:spacing w:after="0" w:line="240" w:lineRule="auto"/>
      </w:pPr>
    </w:p>
    <w:p w14:paraId="6A75108E" w14:textId="77777777" w:rsidR="001D7E20" w:rsidRDefault="001D7E20" w:rsidP="001D7E20">
      <w:pPr>
        <w:autoSpaceDE w:val="0"/>
        <w:autoSpaceDN w:val="0"/>
        <w:adjustRightInd w:val="0"/>
        <w:spacing w:after="0" w:line="240" w:lineRule="auto"/>
      </w:pPr>
    </w:p>
    <w:p w14:paraId="18EB31D1" w14:textId="77777777" w:rsidR="001F3167" w:rsidRPr="001F3167" w:rsidRDefault="001F3167" w:rsidP="001F3167">
      <w:pPr>
        <w:rPr>
          <w:u w:val="single"/>
        </w:rPr>
      </w:pPr>
      <w:r w:rsidRPr="001F3167">
        <w:rPr>
          <w:u w:val="single"/>
        </w:rPr>
        <w:t>Optimization of NNF(1M8)</w:t>
      </w:r>
    </w:p>
    <w:p w14:paraId="11E2D746" w14:textId="77777777" w:rsidR="001F3167" w:rsidRDefault="001F3167" w:rsidP="001F3167">
      <w:r w:rsidRPr="00912287">
        <w:t xml:space="preserve">Criteria: </w:t>
      </w:r>
    </w:p>
    <w:p w14:paraId="01024047" w14:textId="5B86494E" w:rsidR="001F3167" w:rsidRPr="002D4C47" w:rsidRDefault="001F3167" w:rsidP="001F3167">
      <w:pPr>
        <w:pStyle w:val="ListParagraph"/>
        <w:numPr>
          <w:ilvl w:val="0"/>
          <w:numId w:val="19"/>
        </w:numPr>
      </w:pPr>
      <w:proofErr w:type="gramStart"/>
      <w:r w:rsidRPr="001D7E20">
        <w:rPr>
          <w:rFonts w:ascii="Times New Roman" w:hAnsi="Times New Roman" w:cs="Times New Roman"/>
        </w:rPr>
        <w:t>max(</w:t>
      </w:r>
      <w:proofErr w:type="spellStart"/>
      <w:proofErr w:type="gramEnd"/>
      <w:r w:rsidRPr="001D7E20">
        <w:rPr>
          <w:rFonts w:ascii="Times New Roman" w:hAnsi="Times New Roman" w:cs="Times New Roman"/>
          <w:i/>
        </w:rPr>
        <w:t>P</w:t>
      </w:r>
      <w:r w:rsidRPr="001D7E20">
        <w:rPr>
          <w:rFonts w:ascii="Times New Roman" w:hAnsi="Times New Roman" w:cs="Times New Roman"/>
          <w:vertAlign w:val="subscript"/>
        </w:rPr>
        <w:t>tot</w:t>
      </w:r>
      <w:proofErr w:type="spellEnd"/>
      <w:r w:rsidRPr="001D7E20">
        <w:rPr>
          <w:rFonts w:ascii="Times New Roman" w:hAnsi="Times New Roman" w:cs="Times New Roman"/>
        </w:rPr>
        <w:t>)</w:t>
      </w:r>
      <w:r w:rsidRPr="002D4C47">
        <w:t xml:space="preserve"> is minimized</w:t>
      </w:r>
      <w:r w:rsidR="009069EB">
        <w:t xml:space="preserve"> in order to select</w:t>
      </w:r>
      <w:r>
        <w:t xml:space="preserve"> parameters sets with the largest values of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</w:rPr>
                </m:ctrlPr>
              </m:accPr>
              <m:e>
                <m:r>
                  <w:rPr>
                    <w:rFonts w:ascii="Cambria Math" w:hAnsi="Cambria Math" w:cstheme="minorHAnsi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</w:rPr>
              <m:t>d</m:t>
            </m:r>
          </m:sub>
        </m:sSub>
      </m:oMath>
      <w:r>
        <w:rPr>
          <w:rFonts w:eastAsiaTheme="minorEastAsia"/>
        </w:rPr>
        <w:t>.</w:t>
      </w:r>
    </w:p>
    <w:p w14:paraId="4E68A55B" w14:textId="12549A6A" w:rsidR="001F3167" w:rsidRDefault="001F3167" w:rsidP="001F3167">
      <w:pPr>
        <w:pStyle w:val="ListParagraph"/>
        <w:numPr>
          <w:ilvl w:val="0"/>
          <w:numId w:val="19"/>
        </w:numPr>
      </w:pPr>
      <w:r w:rsidRPr="002D4C47">
        <w:t>Relative amp</w:t>
      </w:r>
      <w:r>
        <w:t>litude</w:t>
      </w:r>
      <w:r w:rsidRPr="002D4C47">
        <w:t xml:space="preserve"> of </w:t>
      </w:r>
      <w:proofErr w:type="spellStart"/>
      <w:r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vertAlign w:val="subscript"/>
        </w:rPr>
        <w:t>tot</w:t>
      </w:r>
      <w:proofErr w:type="spellEnd"/>
      <w:r w:rsidRPr="002D4C47">
        <w:t xml:space="preserve"> &gt; 0.5</w:t>
      </w:r>
      <w:r w:rsidR="009069EB">
        <w:t>, in order to select</w:t>
      </w:r>
      <w:r>
        <w:t xml:space="preserve"> parameter sets that generate</w:t>
      </w:r>
      <w:r w:rsidRPr="002D4C47">
        <w:t xml:space="preserve"> robust oscillation</w:t>
      </w:r>
      <w:r>
        <w:t>.</w:t>
      </w:r>
    </w:p>
    <w:p w14:paraId="79412CCA" w14:textId="1A87F265" w:rsidR="001F3167" w:rsidRPr="002D4C47" w:rsidRDefault="001F3167" w:rsidP="001F3167">
      <w:pPr>
        <w:pStyle w:val="ListParagraph"/>
        <w:numPr>
          <w:ilvl w:val="0"/>
          <w:numId w:val="19"/>
        </w:numPr>
      </w:pPr>
      <w:r w:rsidRPr="002D4C47">
        <w:lastRenderedPageBreak/>
        <w:t>Relative amp</w:t>
      </w:r>
      <w:r>
        <w:t>litude</w:t>
      </w:r>
      <w:r w:rsidRPr="002D4C47">
        <w:t xml:space="preserve"> of </w:t>
      </w:r>
      <w:r w:rsidR="00AC6F34">
        <w:rPr>
          <w:rFonts w:ascii="Times New Roman" w:hAnsi="Times New Roman" w:cs="Times New Roman"/>
          <w:i/>
        </w:rPr>
        <w:t>A</w:t>
      </w:r>
      <w:r w:rsidR="00AC6F34">
        <w:rPr>
          <w:rFonts w:ascii="Times New Roman" w:hAnsi="Times New Roman" w:cs="Times New Roman"/>
          <w:vertAlign w:val="subscript"/>
        </w:rPr>
        <w:t>T</w:t>
      </w:r>
      <w:r w:rsidRPr="002D4C47">
        <w:t xml:space="preserve"> &gt; 0.2</w:t>
      </w:r>
      <w:r w:rsidR="009069EB">
        <w:t>, because e</w:t>
      </w:r>
      <w:r>
        <w:t xml:space="preserve">xperimental data show ~20% amplitude in BMAL oscillation </w:t>
      </w:r>
      <w:r>
        <w:fldChar w:fldCharType="begin">
          <w:fldData xml:space="preserve">PEVuZE5vdGU+PENpdGU+PEF1dGhvcj5OYXJ1bWk8L0F1dGhvcj48WWVhcj4yMDE2PC9ZZWFyPjxS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</w:fldData>
        </w:fldChar>
      </w:r>
      <w:r w:rsidR="00DD5AE3">
        <w:instrText xml:space="preserve"> ADDIN EN.CITE </w:instrText>
      </w:r>
      <w:r w:rsidR="00DD5AE3">
        <w:fldChar w:fldCharType="begin">
          <w:fldData xml:space="preserve">PEVuZE5vdGU+PENpdGU+PEF1dGhvcj5OYXJ1bWk8L0F1dGhvcj48WWVhcj4yMDE2PC9ZZWFyPjxS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</w:fldData>
        </w:fldChar>
      </w:r>
      <w:r w:rsidR="00DD5AE3">
        <w:instrText xml:space="preserve"> ADDIN EN.CITE.DATA </w:instrText>
      </w:r>
      <w:r w:rsidR="00DD5AE3">
        <w:fldChar w:fldCharType="end"/>
      </w:r>
      <w:r>
        <w:fldChar w:fldCharType="separate"/>
      </w:r>
      <w:r w:rsidR="00DD5AE3">
        <w:rPr>
          <w:noProof/>
        </w:rPr>
        <w:t>[19]</w:t>
      </w:r>
      <w:r>
        <w:fldChar w:fldCharType="end"/>
      </w:r>
      <w:r>
        <w:t xml:space="preserve">.  </w:t>
      </w:r>
    </w:p>
    <w:p w14:paraId="546034C5" w14:textId="2EA3D2D8" w:rsidR="001F3167" w:rsidRPr="002D4C47" w:rsidRDefault="00AC6F34" w:rsidP="001F3167">
      <w:pPr>
        <w:pStyle w:val="ListParagraph"/>
        <w:numPr>
          <w:ilvl w:val="0"/>
          <w:numId w:val="19"/>
        </w:numPr>
      </w:pPr>
      <w:r w:rsidRPr="001D7E20">
        <w:rPr>
          <w:rFonts w:ascii="Times New Roman" w:hAnsi="Times New Roman" w:cs="Times New Roman"/>
        </w:rPr>
        <w:t>max(</w:t>
      </w:r>
      <w:r w:rsidR="00992A5D">
        <w:rPr>
          <w:rFonts w:ascii="Times New Roman" w:hAnsi="Times New Roman" w:cs="Times New Roman"/>
          <w:i/>
        </w:rPr>
        <w:t>V</w:t>
      </w:r>
      <w:r w:rsidRPr="001D7E20">
        <w:rPr>
          <w:rFonts w:ascii="Times New Roman" w:hAnsi="Times New Roman" w:cs="Times New Roman"/>
        </w:rPr>
        <w:t>)</w:t>
      </w:r>
      <w:r w:rsidRPr="002D4C47">
        <w:t xml:space="preserve"> </w:t>
      </w:r>
      <w:r w:rsidR="001F3167" w:rsidRPr="002D4C47">
        <w:t>&lt; 10</w:t>
      </w:r>
      <w:r w:rsidR="009069EB">
        <w:t xml:space="preserve">, in order </w:t>
      </w:r>
      <w:r w:rsidR="00AA7E78">
        <w:t xml:space="preserve">that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</w:rPr>
                </m:ctrlPr>
              </m:accPr>
              <m:e>
                <m:r>
                  <w:rPr>
                    <w:rFonts w:ascii="Cambria Math" w:hAnsi="Cambria Math" w:cstheme="minorHAnsi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</w:rPr>
              <m:t>V</m:t>
            </m:r>
          </m:sub>
        </m:sSub>
      </m:oMath>
      <w:r w:rsidR="00AA7E78">
        <w:rPr>
          <w:rFonts w:eastAsiaTheme="minorEastAsia"/>
        </w:rPr>
        <w:t xml:space="preserve">, the </w:t>
      </w:r>
      <w:r w:rsidR="009069EB">
        <w:rPr>
          <w:rFonts w:eastAsiaTheme="minorEastAsia"/>
        </w:rPr>
        <w:t xml:space="preserve">equilibrium dissociation </w:t>
      </w:r>
      <w:r w:rsidR="00AA7E78">
        <w:rPr>
          <w:rFonts w:eastAsiaTheme="minorEastAsia"/>
        </w:rPr>
        <w:t xml:space="preserve">constant </w:t>
      </w:r>
      <w:r w:rsidR="009069EB">
        <w:rPr>
          <w:rFonts w:eastAsiaTheme="minorEastAsia"/>
        </w:rPr>
        <w:t xml:space="preserve">for </w:t>
      </w:r>
      <w:r w:rsidR="00AA7E78">
        <w:rPr>
          <w:rFonts w:eastAsiaTheme="minorEastAsia"/>
        </w:rPr>
        <w:t xml:space="preserve">REV-ERB </w:t>
      </w:r>
      <w:r w:rsidR="009069EB">
        <w:rPr>
          <w:rFonts w:eastAsiaTheme="minorEastAsia"/>
        </w:rPr>
        <w:t xml:space="preserve">binding to </w:t>
      </w:r>
      <w:r w:rsidR="00AA7E78">
        <w:rPr>
          <w:rFonts w:eastAsiaTheme="minorEastAsia"/>
        </w:rPr>
        <w:t xml:space="preserve">the promotor of the </w:t>
      </w:r>
      <w:proofErr w:type="spellStart"/>
      <w:r w:rsidR="00AA7E78">
        <w:rPr>
          <w:rFonts w:eastAsiaTheme="minorEastAsia"/>
          <w:i/>
        </w:rPr>
        <w:t>Bmal</w:t>
      </w:r>
      <w:proofErr w:type="spellEnd"/>
      <w:r w:rsidR="00AA7E78">
        <w:rPr>
          <w:rFonts w:eastAsiaTheme="minorEastAsia"/>
          <w:i/>
        </w:rPr>
        <w:t xml:space="preserve"> </w:t>
      </w:r>
      <w:r w:rsidR="00AA7E78">
        <w:rPr>
          <w:rFonts w:eastAsiaTheme="minorEastAsia"/>
        </w:rPr>
        <w:t>gene</w:t>
      </w:r>
      <w:r w:rsidR="00397668">
        <w:rPr>
          <w:rFonts w:eastAsiaTheme="minorEastAsia"/>
        </w:rPr>
        <w:t>, is not too small</w:t>
      </w:r>
      <w:r w:rsidR="00AA7E78">
        <w:rPr>
          <w:rFonts w:eastAsiaTheme="minorEastAsia"/>
        </w:rPr>
        <w:t>.</w:t>
      </w:r>
    </w:p>
    <w:p w14:paraId="09D55F48" w14:textId="59D19358" w:rsidR="001F3167" w:rsidRDefault="00AC6F34" w:rsidP="001F3167">
      <w:pPr>
        <w:pStyle w:val="ListParagraph"/>
        <w:numPr>
          <w:ilvl w:val="0"/>
          <w:numId w:val="19"/>
        </w:numPr>
      </w:pPr>
      <w:proofErr w:type="gramStart"/>
      <w:r w:rsidRPr="001D7E20">
        <w:rPr>
          <w:rFonts w:ascii="Times New Roman" w:hAnsi="Times New Roman" w:cs="Times New Roman"/>
        </w:rPr>
        <w:t>max(</w:t>
      </w:r>
      <w:proofErr w:type="gramEnd"/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  <w:vertAlign w:val="subscript"/>
        </w:rPr>
        <w:t>T</w:t>
      </w:r>
      <w:r w:rsidRPr="001D7E20">
        <w:rPr>
          <w:rFonts w:ascii="Times New Roman" w:hAnsi="Times New Roman" w:cs="Times New Roman"/>
        </w:rPr>
        <w:t>)</w:t>
      </w:r>
      <w:r w:rsidRPr="002D4C47">
        <w:t xml:space="preserve"> </w:t>
      </w:r>
      <w:r w:rsidR="001F3167" w:rsidRPr="002D4C47">
        <w:t xml:space="preserve">/ </w:t>
      </w:r>
      <w:r w:rsidRPr="001D7E20">
        <w:rPr>
          <w:rFonts w:ascii="Times New Roman" w:hAnsi="Times New Roman" w:cs="Times New Roman"/>
        </w:rPr>
        <w:t>max(</w:t>
      </w:r>
      <w:proofErr w:type="spellStart"/>
      <w:r w:rsidRPr="001D7E20">
        <w:rPr>
          <w:rFonts w:ascii="Times New Roman" w:hAnsi="Times New Roman" w:cs="Times New Roman"/>
          <w:i/>
        </w:rPr>
        <w:t>P</w:t>
      </w:r>
      <w:r w:rsidRPr="001D7E20">
        <w:rPr>
          <w:rFonts w:ascii="Times New Roman" w:hAnsi="Times New Roman" w:cs="Times New Roman"/>
          <w:vertAlign w:val="subscript"/>
        </w:rPr>
        <w:t>tot</w:t>
      </w:r>
      <w:proofErr w:type="spellEnd"/>
      <w:r w:rsidRPr="001D7E20">
        <w:rPr>
          <w:rFonts w:ascii="Times New Roman" w:hAnsi="Times New Roman" w:cs="Times New Roman"/>
        </w:rPr>
        <w:t>)</w:t>
      </w:r>
      <w:r w:rsidRPr="002D4C47">
        <w:t xml:space="preserve"> </w:t>
      </w:r>
      <w:r w:rsidR="001F3167" w:rsidRPr="002D4C47">
        <w:t xml:space="preserve"> as close to 1 as possible</w:t>
      </w:r>
      <w:r w:rsidR="009069EB">
        <w:t>; t</w:t>
      </w:r>
      <w:r w:rsidR="00992A5D">
        <w:t xml:space="preserve">his criterion is introduced because without it we often ended up with parameter sets </w:t>
      </w:r>
      <w:r w:rsidR="009069EB">
        <w:t>for which</w:t>
      </w:r>
      <w:r w:rsidR="00992A5D">
        <w:t xml:space="preserve"> </w:t>
      </w:r>
      <w:r w:rsidR="00992A5D" w:rsidRPr="001D7E20">
        <w:rPr>
          <w:rFonts w:ascii="Times New Roman" w:hAnsi="Times New Roman" w:cs="Times New Roman"/>
        </w:rPr>
        <w:t>max(</w:t>
      </w:r>
      <w:r w:rsidR="00992A5D">
        <w:rPr>
          <w:rFonts w:ascii="Times New Roman" w:hAnsi="Times New Roman" w:cs="Times New Roman"/>
          <w:i/>
        </w:rPr>
        <w:t>A</w:t>
      </w:r>
      <w:r w:rsidR="00992A5D">
        <w:rPr>
          <w:rFonts w:ascii="Times New Roman" w:hAnsi="Times New Roman" w:cs="Times New Roman"/>
          <w:vertAlign w:val="subscript"/>
        </w:rPr>
        <w:t>T</w:t>
      </w:r>
      <w:r w:rsidR="00992A5D" w:rsidRPr="001D7E20">
        <w:rPr>
          <w:rFonts w:ascii="Times New Roman" w:hAnsi="Times New Roman" w:cs="Times New Roman"/>
        </w:rPr>
        <w:t>)</w:t>
      </w:r>
      <w:r w:rsidR="00992A5D" w:rsidRPr="002D4C47">
        <w:t xml:space="preserve"> / </w:t>
      </w:r>
      <w:r w:rsidR="00992A5D" w:rsidRPr="001D7E20">
        <w:rPr>
          <w:rFonts w:ascii="Times New Roman" w:hAnsi="Times New Roman" w:cs="Times New Roman"/>
        </w:rPr>
        <w:t>max(</w:t>
      </w:r>
      <w:proofErr w:type="spellStart"/>
      <w:r w:rsidR="00992A5D" w:rsidRPr="001D7E20">
        <w:rPr>
          <w:rFonts w:ascii="Times New Roman" w:hAnsi="Times New Roman" w:cs="Times New Roman"/>
          <w:i/>
        </w:rPr>
        <w:t>P</w:t>
      </w:r>
      <w:r w:rsidR="00992A5D" w:rsidRPr="001D7E20">
        <w:rPr>
          <w:rFonts w:ascii="Times New Roman" w:hAnsi="Times New Roman" w:cs="Times New Roman"/>
          <w:vertAlign w:val="subscript"/>
        </w:rPr>
        <w:t>tot</w:t>
      </w:r>
      <w:proofErr w:type="spellEnd"/>
      <w:r w:rsidR="00992A5D" w:rsidRPr="001D7E20">
        <w:rPr>
          <w:rFonts w:ascii="Times New Roman" w:hAnsi="Times New Roman" w:cs="Times New Roman"/>
        </w:rPr>
        <w:t>)</w:t>
      </w:r>
      <w:r w:rsidR="009069EB">
        <w:rPr>
          <w:rFonts w:ascii="Times New Roman" w:hAnsi="Times New Roman" w:cs="Times New Roman"/>
        </w:rPr>
        <w:t xml:space="preserve"> is very small.</w:t>
      </w:r>
      <w:r w:rsidR="00992A5D">
        <w:rPr>
          <w:rFonts w:ascii="Times New Roman" w:hAnsi="Times New Roman" w:cs="Times New Roman"/>
        </w:rPr>
        <w:t xml:space="preserve"> </w:t>
      </w:r>
      <w:r w:rsidR="00992A5D" w:rsidRPr="00992A5D">
        <w:t>However, experimental data sho</w:t>
      </w:r>
      <w:r w:rsidR="00992A5D">
        <w:t xml:space="preserve">w that the peak levels of PER and BMAL are comparable </w:t>
      </w:r>
      <w:r w:rsidR="00992A5D">
        <w:fldChar w:fldCharType="begin">
          <w:fldData xml:space="preserve">PEVuZE5vdGU+PENpdGU+PEF1dGhvcj5OYXJ1bWk8L0F1dGhvcj48WWVhcj4yMDE2PC9ZZWFyPjxS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</w:fldData>
        </w:fldChar>
      </w:r>
      <w:r w:rsidR="00DD5AE3">
        <w:instrText xml:space="preserve"> ADDIN EN.CITE </w:instrText>
      </w:r>
      <w:r w:rsidR="00DD5AE3">
        <w:fldChar w:fldCharType="begin">
          <w:fldData xml:space="preserve">PEVuZE5vdGU+PENpdGU+PEF1dGhvcj5OYXJ1bWk8L0F1dGhvcj48WWVhcj4yMDE2PC9ZZWFyPjxS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</w:fldData>
        </w:fldChar>
      </w:r>
      <w:r w:rsidR="00DD5AE3">
        <w:instrText xml:space="preserve"> ADDIN EN.CITE.DATA </w:instrText>
      </w:r>
      <w:r w:rsidR="00DD5AE3">
        <w:fldChar w:fldCharType="end"/>
      </w:r>
      <w:r w:rsidR="00992A5D">
        <w:fldChar w:fldCharType="separate"/>
      </w:r>
      <w:r w:rsidR="00DD5AE3">
        <w:rPr>
          <w:noProof/>
        </w:rPr>
        <w:t>[19]</w:t>
      </w:r>
      <w:r w:rsidR="00992A5D">
        <w:fldChar w:fldCharType="end"/>
      </w:r>
      <w:r w:rsidR="00992A5D">
        <w:t>.</w:t>
      </w:r>
    </w:p>
    <w:p w14:paraId="520009FC" w14:textId="77777777" w:rsidR="000A0C0F" w:rsidRDefault="000A0C0F" w:rsidP="000A0C0F">
      <w:r>
        <w:t>Cost function: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1"/>
        <w:gridCol w:w="8383"/>
        <w:gridCol w:w="716"/>
      </w:tblGrid>
      <w:tr w:rsidR="000A0C0F" w:rsidRPr="00137641" w14:paraId="5507203D" w14:textId="77777777" w:rsidTr="000A0C0F">
        <w:tc>
          <w:tcPr>
            <w:tcW w:w="140" w:type="pct"/>
            <w:vAlign w:val="center"/>
          </w:tcPr>
          <w:p w14:paraId="3AF21A5E" w14:textId="77777777" w:rsidR="000A0C0F" w:rsidRPr="00137641" w:rsidRDefault="000A0C0F" w:rsidP="00FF14E0"/>
        </w:tc>
        <w:tc>
          <w:tcPr>
            <w:tcW w:w="4478" w:type="pct"/>
            <w:vAlign w:val="center"/>
          </w:tcPr>
          <w:p w14:paraId="50F9E848" w14:textId="6DAB8975" w:rsidR="000A0C0F" w:rsidRPr="000A0C0F" w:rsidRDefault="000A0C0F" w:rsidP="000A0C0F">
            <w:pPr>
              <w:autoSpaceDE w:val="0"/>
              <w:autoSpaceDN w:val="0"/>
              <w:adjustRightInd w:val="0"/>
              <w:spacing w:line="240" w:lineRule="auto"/>
            </w:pPr>
            <m:oMathPara>
              <m:oMath>
                <m:r>
                  <w:rPr>
                    <w:rFonts w:ascii="Cambria Math" w:hAnsi="Cambria Math"/>
                  </w:rPr>
                  <m:t>C=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tot</m:t>
                                </m:r>
                              </m:sub>
                            </m:sSub>
                          </m:e>
                        </m:d>
                      </m:e>
                    </m:func>
                  </m:num>
                  <m:den>
                    <m:r>
                      <w:rPr>
                        <w:rFonts w:ascii="Cambria Math" w:hAnsi="Cambria Math"/>
                      </w:rPr>
                      <m:t>75</m:t>
                    </m:r>
                  </m:den>
                </m:f>
              </m:oMath>
            </m:oMathPara>
          </w:p>
          <w:p w14:paraId="1E5102ED" w14:textId="1E2A5654" w:rsidR="000A0C0F" w:rsidRPr="000A0C0F" w:rsidRDefault="000A0C0F" w:rsidP="000A0C0F">
            <w:pPr>
              <w:autoSpaceDE w:val="0"/>
              <w:autoSpaceDN w:val="0"/>
              <w:adjustRightInd w:val="0"/>
              <w:spacing w:line="240" w:lineRule="auto"/>
            </w:pPr>
            <m:oMathPara>
              <m:oMath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0.5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amp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tot</m:t>
                                </m:r>
                              </m:sub>
                            </m:sSub>
                          </m:e>
                        </m:d>
                      </m:den>
                    </m:f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amp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tot</m:t>
                                        </m:r>
                                      </m:sub>
                                    </m:sSub>
                                  </m:e>
                                </m:d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0.5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-1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amp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tot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-0.5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+ 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amp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tot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-0.5</m:t>
                    </m:r>
                  </m:e>
                </m:d>
              </m:oMath>
            </m:oMathPara>
          </w:p>
          <w:p w14:paraId="50EFAB50" w14:textId="4FBA3D65" w:rsidR="00C17234" w:rsidRPr="00C17234" w:rsidRDefault="000A0C0F" w:rsidP="000A0C0F">
            <w:pPr>
              <w:autoSpaceDE w:val="0"/>
              <w:autoSpaceDN w:val="0"/>
              <w:adjustRightInd w:val="0"/>
              <w:spacing w:line="240" w:lineRule="auto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0.2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amp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b>
                            </m:sSub>
                          </m:e>
                        </m:d>
                      </m:den>
                    </m:f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amp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sub>
                                    </m:sSub>
                                  </m:e>
                                </m:d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0.2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-1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amp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-0.2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+H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amp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-0.2</m:t>
                    </m:r>
                  </m:e>
                </m:d>
              </m:oMath>
            </m:oMathPara>
          </w:p>
          <w:p w14:paraId="24E9FFBD" w14:textId="7749ED50" w:rsidR="000A0C0F" w:rsidRPr="000A0C0F" w:rsidRDefault="000A0C0F" w:rsidP="000A0C0F">
            <w:pPr>
              <w:autoSpaceDE w:val="0"/>
              <w:autoSpaceDN w:val="0"/>
              <w:adjustRightInd w:val="0"/>
              <w:spacing w:line="240" w:lineRule="auto"/>
            </w:pPr>
            <m:oMathPara>
              <m:oMath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max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V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10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-10</m:t>
                    </m:r>
                  </m:e>
                </m:d>
              </m:oMath>
            </m:oMathPara>
          </w:p>
          <w:p w14:paraId="4004ADA2" w14:textId="04976D6F" w:rsidR="000A0C0F" w:rsidRPr="000A0C0F" w:rsidRDefault="000A0C0F" w:rsidP="000A0C0F">
            <w:pPr>
              <w:autoSpaceDE w:val="0"/>
              <w:autoSpaceDN w:val="0"/>
              <w:adjustRightInd w:val="0"/>
              <w:spacing w:line="240" w:lineRule="auto"/>
            </w:pPr>
            <m:oMathPara>
              <m:oMath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max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tot</m:t>
                                </m:r>
                              </m:sub>
                            </m:sSub>
                          </m:e>
                        </m:d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max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b>
                            </m:sSub>
                          </m:e>
                        </m:d>
                      </m:den>
                    </m:f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oMath>
            </m:oMathPara>
          </w:p>
          <w:p w14:paraId="4D32513A" w14:textId="77777777" w:rsidR="000A0C0F" w:rsidRPr="000A0C0F" w:rsidRDefault="000A0C0F" w:rsidP="00FF14E0"/>
        </w:tc>
        <w:tc>
          <w:tcPr>
            <w:tcW w:w="382" w:type="pct"/>
            <w:vAlign w:val="center"/>
          </w:tcPr>
          <w:p w14:paraId="1E62F2BE" w14:textId="6FEB7CEE" w:rsidR="000A0C0F" w:rsidRPr="00137641" w:rsidRDefault="000A0C0F" w:rsidP="00FF14E0">
            <w:r w:rsidRPr="000A0C0F">
              <w:t>(S</w:t>
            </w:r>
            <w:r w:rsidR="0078186D">
              <w:fldChar w:fldCharType="begin"/>
            </w:r>
            <w:r w:rsidR="0078186D">
              <w:instrText xml:space="preserve"> SEQ Equation \* ARABIC </w:instrText>
            </w:r>
            <w:r w:rsidR="0078186D">
              <w:fldChar w:fldCharType="separate"/>
            </w:r>
            <w:r w:rsidR="00F255E0">
              <w:rPr>
                <w:noProof/>
              </w:rPr>
              <w:t>38</w:t>
            </w:r>
            <w:r w:rsidR="0078186D">
              <w:rPr>
                <w:noProof/>
              </w:rPr>
              <w:fldChar w:fldCharType="end"/>
            </w:r>
            <w:r w:rsidRPr="000A0C0F">
              <w:t>)</w:t>
            </w:r>
          </w:p>
        </w:tc>
      </w:tr>
    </w:tbl>
    <w:p w14:paraId="654E8776" w14:textId="00FE4274" w:rsidR="005D369C" w:rsidRDefault="005D369C" w:rsidP="000A0C0F">
      <w:r>
        <w:t xml:space="preserve">Criteria 2 and 3 </w:t>
      </w:r>
      <w:r w:rsidR="00BC3C93">
        <w:t xml:space="preserve">above </w:t>
      </w:r>
      <w:r>
        <w:t xml:space="preserve">were implemented </w:t>
      </w:r>
      <w:r w:rsidR="00BC3C93">
        <w:t>with</w:t>
      </w:r>
      <w:r w:rsidR="009069EB">
        <w:t xml:space="preserve"> functions taking a form</w:t>
      </w:r>
      <w:r w:rsidR="00BC3C93">
        <w:t xml:space="preserve"> similar </w:t>
      </w:r>
      <w:r w:rsidR="009069EB">
        <w:t>to</w:t>
      </w:r>
      <w:r>
        <w:t xml:space="preserve"> Criterion 2 </w:t>
      </w:r>
      <w:r w:rsidR="00BC3C93">
        <w:t>in</w:t>
      </w:r>
      <w:r>
        <w:t xml:space="preserve"> the SNF model.</w:t>
      </w:r>
    </w:p>
    <w:p w14:paraId="05D44156" w14:textId="77777777" w:rsidR="00E30E11" w:rsidRDefault="00E30E11" w:rsidP="00E30E11">
      <w:pPr>
        <w:autoSpaceDE w:val="0"/>
        <w:autoSpaceDN w:val="0"/>
        <w:adjustRightInd w:val="0"/>
        <w:spacing w:after="0" w:line="240" w:lineRule="auto"/>
      </w:pPr>
      <w:r>
        <w:t>Range of parameters:</w:t>
      </w:r>
    </w:p>
    <w:p w14:paraId="3ADB3E5C" w14:textId="77777777" w:rsidR="00E30E11" w:rsidRDefault="00E30E11" w:rsidP="00E30E11">
      <w:pPr>
        <w:autoSpaceDE w:val="0"/>
        <w:autoSpaceDN w:val="0"/>
        <w:adjustRightInd w:val="0"/>
        <w:spacing w:after="0" w:line="240" w:lineRule="auto"/>
      </w:pPr>
    </w:p>
    <w:p w14:paraId="224A58AB" w14:textId="77777777" w:rsidR="005A0C69" w:rsidRPr="005A0C69" w:rsidRDefault="00E30E11" w:rsidP="00E30E11">
      <w:pPr>
        <w:autoSpaceDE w:val="0"/>
        <w:autoSpaceDN w:val="0"/>
        <w:adjustRightInd w:val="0"/>
        <w:spacing w:after="0" w:line="240" w:lineRule="auto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δ∈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e>
          </m:d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5AEBC74D" w14:textId="2249B2B6" w:rsidR="007E4F7F" w:rsidRPr="007B3A9B" w:rsidRDefault="0078186D" w:rsidP="007B3A9B">
      <w:pPr>
        <w:autoSpaceDE w:val="0"/>
        <w:autoSpaceDN w:val="0"/>
        <w:adjustRightInd w:val="0"/>
        <w:spacing w:after="0" w:line="240" w:lineRule="aut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1,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,α∈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e>
          </m:d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1,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∈[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-2</m:t>
              </m:r>
            </m:sup>
          </m:sSup>
          <m:r>
            <w:rPr>
              <w:rFonts w:ascii="Cambria Math" w:hAnsi="Cambria Math"/>
            </w:rPr>
            <m:t>,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]</m:t>
          </m:r>
        </m:oMath>
      </m:oMathPara>
    </w:p>
    <w:p w14:paraId="45F35BA5" w14:textId="240FB152" w:rsidR="007B3A9B" w:rsidRDefault="007B3A9B" w:rsidP="007B3A9B">
      <w:pPr>
        <w:autoSpaceDE w:val="0"/>
        <w:autoSpaceDN w:val="0"/>
        <w:adjustRightInd w:val="0"/>
        <w:spacing w:after="0" w:line="240" w:lineRule="auto"/>
      </w:pPr>
    </w:p>
    <w:p w14:paraId="09124B3E" w14:textId="77777777" w:rsidR="007B3A9B" w:rsidRDefault="007B3A9B" w:rsidP="007B3A9B">
      <w:pPr>
        <w:autoSpaceDE w:val="0"/>
        <w:autoSpaceDN w:val="0"/>
        <w:adjustRightInd w:val="0"/>
        <w:spacing w:after="0" w:line="240" w:lineRule="auto"/>
      </w:pPr>
    </w:p>
    <w:p w14:paraId="76911C2C" w14:textId="6BA50434" w:rsidR="007B3A9B" w:rsidRDefault="003A56B7" w:rsidP="000A0C0F">
      <w:r>
        <w:rPr>
          <w:noProof/>
        </w:rPr>
        <w:lastRenderedPageBreak/>
        <w:drawing>
          <wp:inline distT="0" distB="0" distL="0" distR="0" wp14:anchorId="349F2C5D" wp14:editId="303E4DE2">
            <wp:extent cx="5762809" cy="7554595"/>
            <wp:effectExtent l="0" t="0" r="952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S_optim_NNF1M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809" cy="755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BE0D9" w14:textId="2C041FDD" w:rsidR="00056478" w:rsidRPr="00E60CB6" w:rsidRDefault="00860147" w:rsidP="00056478">
      <w:pPr>
        <w:rPr>
          <w:rFonts w:cstheme="minorHAnsi"/>
        </w:rPr>
      </w:pPr>
      <w:r>
        <w:rPr>
          <w:rFonts w:cstheme="minorHAnsi"/>
          <w:b/>
        </w:rPr>
        <w:t>Figure S4</w:t>
      </w:r>
      <w:r w:rsidR="00056478">
        <w:rPr>
          <w:rFonts w:cstheme="minorHAnsi"/>
          <w:b/>
        </w:rPr>
        <w:t>.</w:t>
      </w:r>
      <w:r w:rsidR="00056478">
        <w:rPr>
          <w:rFonts w:cstheme="minorHAnsi"/>
        </w:rPr>
        <w:t xml:space="preserve"> </w:t>
      </w:r>
      <w:r w:rsidR="00056478">
        <w:rPr>
          <w:rFonts w:cstheme="minorHAnsi"/>
          <w:b/>
        </w:rPr>
        <w:t>Notable patterns in optimization results for NNF(1M8)</w:t>
      </w:r>
      <w:r w:rsidR="00056478">
        <w:rPr>
          <w:rFonts w:cstheme="minorHAnsi"/>
        </w:rPr>
        <w:t>. Blue: 1011 parameter sets obtained through optimization are plotted in each panel. Cyan</w:t>
      </w:r>
      <w:r w:rsidR="005E15EA">
        <w:rPr>
          <w:rFonts w:cstheme="minorHAnsi"/>
        </w:rPr>
        <w:t xml:space="preserve"> in (j)-(m)</w:t>
      </w:r>
      <w:r w:rsidR="00056478">
        <w:rPr>
          <w:rFonts w:cstheme="minorHAnsi"/>
        </w:rPr>
        <w:t xml:space="preserve">: 423 parameter sets with </w:t>
      </w:r>
      <w:r w:rsidR="00056478" w:rsidRPr="00056478">
        <w:rPr>
          <w:rFonts w:ascii="Times New Roman" w:hAnsi="Times New Roman" w:cs="Times New Roman"/>
          <w:i/>
        </w:rPr>
        <w:lastRenderedPageBreak/>
        <w:t>δ</w:t>
      </w:r>
      <w:r w:rsidR="00056478">
        <w:rPr>
          <w:rFonts w:cstheme="minorHAnsi"/>
        </w:rPr>
        <w:t xml:space="preserve"> </w:t>
      </w:r>
      <w:r w:rsidR="007D2A79">
        <w:rPr>
          <w:rFonts w:cstheme="minorHAnsi"/>
        </w:rPr>
        <w:t>&gt;</w:t>
      </w:r>
      <w:r w:rsidR="00056478">
        <w:rPr>
          <w:rFonts w:cstheme="minorHAnsi"/>
        </w:rPr>
        <w:t xml:space="preserve"> 0.35</w:t>
      </w:r>
      <w:r w:rsidR="005E15EA">
        <w:rPr>
          <w:rFonts w:cstheme="minorHAnsi"/>
        </w:rPr>
        <w:t xml:space="preserve">. (The </w:t>
      </w:r>
      <w:r w:rsidR="005E15EA" w:rsidRPr="00056478">
        <w:rPr>
          <w:rFonts w:ascii="Times New Roman" w:hAnsi="Times New Roman" w:cs="Times New Roman"/>
          <w:i/>
        </w:rPr>
        <w:t>δ</w:t>
      </w:r>
      <w:r w:rsidR="005E15EA">
        <w:rPr>
          <w:rFonts w:cstheme="minorHAnsi"/>
        </w:rPr>
        <w:t xml:space="preserve"> &gt; 0.35 sets are not highlighted in the other panels because they are mixed with the </w:t>
      </w:r>
      <w:r w:rsidR="005E15EA" w:rsidRPr="00056478">
        <w:rPr>
          <w:rFonts w:ascii="Times New Roman" w:hAnsi="Times New Roman" w:cs="Times New Roman"/>
          <w:i/>
        </w:rPr>
        <w:t>δ</w:t>
      </w:r>
      <w:r w:rsidR="005E15EA">
        <w:rPr>
          <w:rFonts w:cstheme="minorHAnsi"/>
        </w:rPr>
        <w:t xml:space="preserve"> &lt; 0.35 group.)</w:t>
      </w:r>
      <w:r w:rsidR="00056478">
        <w:rPr>
          <w:rFonts w:cstheme="minorHAnsi"/>
        </w:rPr>
        <w:t xml:space="preserve"> Red: </w:t>
      </w:r>
      <w:r w:rsidR="00056478" w:rsidRPr="00E60CB6">
        <w:rPr>
          <w:rFonts w:cstheme="minorHAnsi"/>
        </w:rPr>
        <w:t>top</w:t>
      </w:r>
      <w:r w:rsidR="00056478">
        <w:rPr>
          <w:rFonts w:cstheme="minorHAnsi"/>
        </w:rPr>
        <w:t xml:space="preserve"> 10</w:t>
      </w:r>
      <w:r w:rsidR="00056478" w:rsidRPr="00E60CB6">
        <w:rPr>
          <w:rFonts w:cstheme="minorHAnsi"/>
        </w:rPr>
        <w:t xml:space="preserve"> parameter sets (with smallest values of </w:t>
      </w:r>
      <w:proofErr w:type="gramStart"/>
      <w:r w:rsidR="00056478">
        <w:rPr>
          <w:rFonts w:ascii="Times New Roman" w:hAnsi="Times New Roman" w:cs="Times New Roman"/>
        </w:rPr>
        <w:t>m</w:t>
      </w:r>
      <w:r w:rsidR="00056478" w:rsidRPr="00CE21CE">
        <w:rPr>
          <w:rFonts w:ascii="Times New Roman" w:hAnsi="Times New Roman" w:cs="Times New Roman"/>
        </w:rPr>
        <w:t>ax(</w:t>
      </w:r>
      <w:proofErr w:type="spellStart"/>
      <w:proofErr w:type="gramEnd"/>
      <w:r w:rsidR="00056478" w:rsidRPr="00CE21CE">
        <w:rPr>
          <w:rFonts w:ascii="Times New Roman" w:hAnsi="Times New Roman" w:cs="Times New Roman"/>
          <w:i/>
        </w:rPr>
        <w:t>P</w:t>
      </w:r>
      <w:r w:rsidR="00056478" w:rsidRPr="00CE21CE">
        <w:rPr>
          <w:rFonts w:ascii="Times New Roman" w:hAnsi="Times New Roman" w:cs="Times New Roman"/>
          <w:vertAlign w:val="subscript"/>
        </w:rPr>
        <w:t>tot</w:t>
      </w:r>
      <w:proofErr w:type="spellEnd"/>
      <w:r w:rsidR="00056478" w:rsidRPr="00CE21CE">
        <w:rPr>
          <w:rFonts w:ascii="Times New Roman" w:hAnsi="Times New Roman" w:cs="Times New Roman"/>
        </w:rPr>
        <w:t>)</w:t>
      </w:r>
      <w:r w:rsidR="00056478">
        <w:rPr>
          <w:rFonts w:cstheme="minorHAnsi"/>
        </w:rPr>
        <w:t>).</w:t>
      </w:r>
    </w:p>
    <w:p w14:paraId="1BCFA07B" w14:textId="77777777" w:rsidR="00323BD3" w:rsidRDefault="00323BD3" w:rsidP="00323BD3">
      <w:r>
        <w:t xml:space="preserve">Main findings: </w:t>
      </w:r>
    </w:p>
    <w:p w14:paraId="074C4F0D" w14:textId="4DFE326A" w:rsidR="00323BD3" w:rsidRPr="00F255E0" w:rsidRDefault="009B37AA" w:rsidP="00323BD3">
      <w:pPr>
        <w:pStyle w:val="ListParagraph"/>
        <w:numPr>
          <w:ilvl w:val="0"/>
          <w:numId w:val="16"/>
        </w:numPr>
      </w:pPr>
      <w:proofErr w:type="gramStart"/>
      <w:r w:rsidRPr="00F255E0">
        <w:rPr>
          <w:rFonts w:ascii="Times New Roman" w:hAnsi="Times New Roman" w:cs="Times New Roman"/>
        </w:rPr>
        <w:t>max(</w:t>
      </w:r>
      <w:proofErr w:type="spellStart"/>
      <w:proofErr w:type="gramEnd"/>
      <w:r w:rsidRPr="00F255E0">
        <w:rPr>
          <w:rFonts w:ascii="Times New Roman" w:hAnsi="Times New Roman" w:cs="Times New Roman"/>
          <w:i/>
        </w:rPr>
        <w:t>P</w:t>
      </w:r>
      <w:r w:rsidRPr="00F255E0">
        <w:rPr>
          <w:rFonts w:ascii="Times New Roman" w:hAnsi="Times New Roman" w:cs="Times New Roman"/>
          <w:vertAlign w:val="subscript"/>
        </w:rPr>
        <w:t>tot</w:t>
      </w:r>
      <w:proofErr w:type="spellEnd"/>
      <w:r w:rsidRPr="00F255E0">
        <w:rPr>
          <w:rFonts w:ascii="Times New Roman" w:hAnsi="Times New Roman" w:cs="Times New Roman"/>
        </w:rPr>
        <w:t>)</w:t>
      </w:r>
      <w:r w:rsidRPr="00F255E0">
        <w:t xml:space="preserve"> </w:t>
      </w:r>
      <w:r w:rsidR="00323BD3" w:rsidRPr="00F255E0">
        <w:t xml:space="preserve"> = </w:t>
      </w:r>
      <w:r w:rsidR="00AF6B8F" w:rsidRPr="00F255E0">
        <w:t>91.7</w:t>
      </w:r>
      <w:r w:rsidR="00323BD3" w:rsidRPr="00F255E0">
        <w:t xml:space="preserve"> </w:t>
      </w:r>
      <w:r w:rsidR="00323BD3" w:rsidRPr="00F255E0">
        <w:rPr>
          <w:rFonts w:cstheme="minorHAnsi"/>
        </w:rPr>
        <w:t>±</w:t>
      </w:r>
      <w:r w:rsidR="00323BD3" w:rsidRPr="00F255E0">
        <w:t xml:space="preserve"> </w:t>
      </w:r>
      <w:r w:rsidR="00AF6B8F" w:rsidRPr="00F255E0">
        <w:t>24.5</w:t>
      </w:r>
      <w:r w:rsidR="00323BD3" w:rsidRPr="00F255E0">
        <w:t xml:space="preserve"> (</w:t>
      </w:r>
      <w:r w:rsidR="00860147">
        <w:t>Figure S4</w:t>
      </w:r>
      <w:r w:rsidR="00E23C4A" w:rsidRPr="00F255E0">
        <w:t>a</w:t>
      </w:r>
      <w:r w:rsidR="00323BD3" w:rsidRPr="00F255E0">
        <w:t>)</w:t>
      </w:r>
      <w:r w:rsidR="00E23C4A" w:rsidRPr="00F255E0">
        <w:t>.</w:t>
      </w:r>
      <w:r w:rsidR="00323BD3" w:rsidRPr="00F255E0">
        <w:t xml:space="preserve"> Period = 2</w:t>
      </w:r>
      <w:r w:rsidR="00AF6B8F" w:rsidRPr="00F255E0">
        <w:t>2.7</w:t>
      </w:r>
      <w:r w:rsidR="00323BD3" w:rsidRPr="00F255E0">
        <w:t xml:space="preserve"> </w:t>
      </w:r>
      <w:r w:rsidR="00323BD3" w:rsidRPr="00F255E0">
        <w:rPr>
          <w:rFonts w:cstheme="minorHAnsi"/>
        </w:rPr>
        <w:t>±</w:t>
      </w:r>
      <w:r w:rsidR="00323BD3" w:rsidRPr="00F255E0">
        <w:t xml:space="preserve"> </w:t>
      </w:r>
      <w:r w:rsidR="00AF6B8F" w:rsidRPr="00F255E0">
        <w:t>2.1</w:t>
      </w:r>
      <w:r w:rsidR="00323BD3" w:rsidRPr="00F255E0">
        <w:t xml:space="preserve"> (bimodal, </w:t>
      </w:r>
      <w:r w:rsidR="00860147">
        <w:t>Figure S4</w:t>
      </w:r>
      <w:r w:rsidR="00E23C4A" w:rsidRPr="00F255E0">
        <w:t>b</w:t>
      </w:r>
      <w:r w:rsidR="00323BD3" w:rsidRPr="00F255E0">
        <w:t>).</w:t>
      </w:r>
    </w:p>
    <w:p w14:paraId="15815A53" w14:textId="5D54B97D" w:rsidR="00323BD3" w:rsidRPr="00F255E0" w:rsidRDefault="00323BD3" w:rsidP="00323BD3">
      <w:pPr>
        <w:pStyle w:val="ListParagraph"/>
        <w:numPr>
          <w:ilvl w:val="0"/>
          <w:numId w:val="16"/>
        </w:numPr>
      </w:pPr>
      <w:r w:rsidRPr="00F255E0">
        <w:t xml:space="preserve">Period is not strongly correlated with </w:t>
      </w:r>
      <w:r w:rsidR="00764504" w:rsidRPr="00F255E0">
        <w:rPr>
          <w:rFonts w:ascii="Cambria" w:hAnsi="Cambria" w:cstheme="minorHAnsi"/>
          <w:i/>
          <w:iCs/>
        </w:rPr>
        <w:t>β</w:t>
      </w:r>
      <w:r w:rsidR="00764504" w:rsidRPr="00F255E0">
        <w:rPr>
          <w:rFonts w:ascii="Cambria" w:hAnsi="Cambria" w:cstheme="minorHAnsi"/>
          <w:iCs/>
          <w:vertAlign w:val="subscript"/>
        </w:rPr>
        <w:t>max</w:t>
      </w:r>
      <w:r w:rsidR="00764504" w:rsidRPr="00F255E0">
        <w:t xml:space="preserve"> </w:t>
      </w:r>
      <w:r w:rsidRPr="00F255E0">
        <w:t>(</w:t>
      </w:r>
      <w:r w:rsidR="00860147">
        <w:t>Figure S4</w:t>
      </w:r>
      <w:r w:rsidR="00764504" w:rsidRPr="00F255E0">
        <w:t>c</w:t>
      </w:r>
      <w:r w:rsidRPr="00F255E0">
        <w:t xml:space="preserve">), which is surprising. </w:t>
      </w:r>
      <w:r w:rsidR="00E072C3" w:rsidRPr="00F255E0">
        <w:t xml:space="preserve">But it is strongly correlated with </w:t>
      </w:r>
      <w:r w:rsidR="00764504" w:rsidRPr="00F255E0">
        <w:rPr>
          <w:rFonts w:ascii="Cambria" w:hAnsi="Cambria" w:cstheme="minorHAnsi"/>
          <w:i/>
          <w:iCs/>
        </w:rPr>
        <w:t>δ</w:t>
      </w:r>
      <w:r w:rsidR="00860147">
        <w:t xml:space="preserve"> (Figure S4</w:t>
      </w:r>
      <w:r w:rsidR="00764504" w:rsidRPr="00F255E0">
        <w:t>j</w:t>
      </w:r>
      <w:r w:rsidR="00E072C3" w:rsidRPr="00F255E0">
        <w:t>).</w:t>
      </w:r>
    </w:p>
    <w:p w14:paraId="1E72E943" w14:textId="4E130215" w:rsidR="00323BD3" w:rsidRPr="00F255E0" w:rsidRDefault="00764504" w:rsidP="00323BD3">
      <w:pPr>
        <w:pStyle w:val="ListParagraph"/>
        <w:numPr>
          <w:ilvl w:val="0"/>
          <w:numId w:val="16"/>
        </w:numPr>
      </w:pPr>
      <w:r w:rsidRPr="00F255E0">
        <w:t xml:space="preserve">Low </w:t>
      </w:r>
      <w:proofErr w:type="gramStart"/>
      <w:r w:rsidRPr="00F255E0">
        <w:rPr>
          <w:rFonts w:ascii="Times New Roman" w:hAnsi="Times New Roman" w:cs="Times New Roman"/>
        </w:rPr>
        <w:t>max(</w:t>
      </w:r>
      <w:proofErr w:type="spellStart"/>
      <w:proofErr w:type="gramEnd"/>
      <w:r w:rsidRPr="00F255E0">
        <w:rPr>
          <w:rFonts w:ascii="Times New Roman" w:hAnsi="Times New Roman" w:cs="Times New Roman"/>
          <w:i/>
        </w:rPr>
        <w:t>P</w:t>
      </w:r>
      <w:r w:rsidRPr="00F255E0">
        <w:rPr>
          <w:rFonts w:ascii="Times New Roman" w:hAnsi="Times New Roman" w:cs="Times New Roman"/>
          <w:vertAlign w:val="subscript"/>
        </w:rPr>
        <w:t>tot</w:t>
      </w:r>
      <w:proofErr w:type="spellEnd"/>
      <w:r w:rsidRPr="00F255E0">
        <w:rPr>
          <w:rFonts w:ascii="Times New Roman" w:hAnsi="Times New Roman" w:cs="Times New Roman"/>
        </w:rPr>
        <w:t xml:space="preserve">) </w:t>
      </w:r>
      <w:r w:rsidRPr="00F255E0">
        <w:t xml:space="preserve">requires low </w:t>
      </w:r>
      <w:r w:rsidRPr="00F255E0">
        <w:rPr>
          <w:rFonts w:ascii="Cambria" w:hAnsi="Cambria" w:cstheme="minorHAnsi"/>
          <w:i/>
          <w:iCs/>
        </w:rPr>
        <w:t>K</w:t>
      </w:r>
      <w:r w:rsidRPr="00F255E0">
        <w:rPr>
          <w:rFonts w:ascii="Cambria" w:hAnsi="Cambria" w:cstheme="minorHAnsi"/>
          <w:iCs/>
          <w:vertAlign w:val="subscript"/>
        </w:rPr>
        <w:t>m</w:t>
      </w:r>
      <w:r w:rsidRPr="00F255E0" w:rsidDel="009845A3">
        <w:t xml:space="preserve"> </w:t>
      </w:r>
      <w:r w:rsidRPr="00F255E0">
        <w:t xml:space="preserve"> and </w:t>
      </w:r>
      <w:r w:rsidRPr="00F255E0">
        <w:rPr>
          <w:rFonts w:ascii="Cambria" w:hAnsi="Cambria" w:cstheme="minorHAnsi"/>
          <w:i/>
          <w:iCs/>
        </w:rPr>
        <w:t>β</w:t>
      </w:r>
      <w:r w:rsidRPr="00F255E0">
        <w:rPr>
          <w:rFonts w:ascii="Cambria" w:hAnsi="Cambria" w:cstheme="minorHAnsi"/>
          <w:iCs/>
          <w:vertAlign w:val="subscript"/>
        </w:rPr>
        <w:t>max</w:t>
      </w:r>
      <w:r w:rsidRPr="00F255E0" w:rsidDel="009845A3">
        <w:t xml:space="preserve"> </w:t>
      </w:r>
      <w:r w:rsidR="00860147">
        <w:t>(Figure S4</w:t>
      </w:r>
      <w:r w:rsidRPr="00F255E0">
        <w:t>d-f)</w:t>
      </w:r>
      <w:r w:rsidR="00323BD3" w:rsidRPr="00F255E0">
        <w:t>, but not as strongly as in SNF</w:t>
      </w:r>
      <w:r w:rsidR="00860147">
        <w:t xml:space="preserve"> (Figure S3</w:t>
      </w:r>
      <w:r w:rsidRPr="00F255E0">
        <w:t>d-f)</w:t>
      </w:r>
      <w:r w:rsidR="00323BD3" w:rsidRPr="00F255E0">
        <w:t>.</w:t>
      </w:r>
      <w:r w:rsidR="000C4751">
        <w:t xml:space="preserve"> Note that </w:t>
      </w:r>
      <w:r w:rsidR="000C4751" w:rsidRPr="00F255E0">
        <w:t>F</w:t>
      </w:r>
      <w:r w:rsidR="00860147">
        <w:t>igure S4</w:t>
      </w:r>
      <w:r w:rsidR="000C4751" w:rsidRPr="00F255E0">
        <w:t>d-f</w:t>
      </w:r>
      <w:r w:rsidR="000C4751">
        <w:t xml:space="preserve"> and Figure </w:t>
      </w:r>
      <w:r w:rsidR="00860147">
        <w:t>S3</w:t>
      </w:r>
      <w:r w:rsidR="000C4751" w:rsidRPr="00F255E0">
        <w:t>d-f</w:t>
      </w:r>
      <w:r w:rsidR="000C4751">
        <w:t xml:space="preserve"> have very different </w:t>
      </w:r>
      <w:r w:rsidR="00964234">
        <w:t>axis ranges</w:t>
      </w:r>
      <w:r w:rsidR="000C4751">
        <w:t>.</w:t>
      </w:r>
    </w:p>
    <w:p w14:paraId="396B7147" w14:textId="363930BB" w:rsidR="00323BD3" w:rsidRPr="00F255E0" w:rsidRDefault="00323BD3" w:rsidP="00323BD3">
      <w:pPr>
        <w:pStyle w:val="ListParagraph"/>
        <w:numPr>
          <w:ilvl w:val="0"/>
          <w:numId w:val="16"/>
        </w:numPr>
      </w:pPr>
      <w:r w:rsidRPr="00F255E0">
        <w:t xml:space="preserve">Unlike SNF models, </w:t>
      </w:r>
      <w:r w:rsidR="00764504" w:rsidRPr="00F255E0">
        <w:rPr>
          <w:rFonts w:ascii="Times New Roman" w:hAnsi="Times New Roman" w:cs="Times New Roman"/>
          <w:i/>
        </w:rPr>
        <w:t>α</w:t>
      </w:r>
      <w:r w:rsidR="00764504" w:rsidRPr="00F255E0">
        <w:t xml:space="preserve"> and </w:t>
      </w:r>
      <w:r w:rsidR="00764504" w:rsidRPr="00F255E0">
        <w:rPr>
          <w:rFonts w:ascii="Cambria" w:hAnsi="Cambria" w:cstheme="minorHAnsi"/>
          <w:i/>
          <w:iCs/>
        </w:rPr>
        <w:t>A</w:t>
      </w:r>
      <w:r w:rsidR="00764504" w:rsidRPr="00F255E0">
        <w:rPr>
          <w:rFonts w:ascii="Cambria" w:hAnsi="Cambria" w:cstheme="minorHAnsi"/>
          <w:iCs/>
          <w:vertAlign w:val="subscript"/>
        </w:rPr>
        <w:t>MAX</w:t>
      </w:r>
      <w:r w:rsidR="00764504" w:rsidRPr="00F255E0" w:rsidDel="003E44C1">
        <w:t xml:space="preserve"> </w:t>
      </w:r>
      <w:r w:rsidRPr="00F255E0">
        <w:t>are no longer correlated (</w:t>
      </w:r>
      <w:r w:rsidR="00860147">
        <w:t>Figure S4</w:t>
      </w:r>
      <w:r w:rsidR="00764504" w:rsidRPr="00F255E0">
        <w:t>g</w:t>
      </w:r>
      <w:r w:rsidRPr="00F255E0">
        <w:t>)</w:t>
      </w:r>
      <w:r w:rsidR="00764504" w:rsidRPr="00F255E0">
        <w:t xml:space="preserve">. Neither are </w:t>
      </w:r>
      <w:r w:rsidR="00764504" w:rsidRPr="00F255E0">
        <w:rPr>
          <w:rFonts w:ascii="Cambria" w:hAnsi="Cambria" w:cstheme="minorHAnsi"/>
          <w:i/>
          <w:iCs/>
        </w:rPr>
        <w:t>A</w:t>
      </w:r>
      <w:r w:rsidR="00764504" w:rsidRPr="00F255E0">
        <w:rPr>
          <w:rFonts w:ascii="Cambria" w:hAnsi="Cambria" w:cstheme="minorHAnsi"/>
          <w:iCs/>
          <w:vertAlign w:val="subscript"/>
        </w:rPr>
        <w:t>MAX</w:t>
      </w:r>
      <w:r w:rsidR="00764504" w:rsidRPr="00F255E0">
        <w:rPr>
          <w:rFonts w:ascii="Cambria" w:hAnsi="Cambria" w:cstheme="minorHAnsi"/>
          <w:iCs/>
        </w:rPr>
        <w:t xml:space="preserve"> and </w:t>
      </w:r>
      <w:r w:rsidR="00764504" w:rsidRPr="00F255E0">
        <w:rPr>
          <w:rFonts w:ascii="Cambria" w:hAnsi="Cambria" w:cstheme="minorHAnsi"/>
          <w:i/>
          <w:iCs/>
        </w:rPr>
        <w:t>K</w:t>
      </w:r>
      <w:r w:rsidR="00764504" w:rsidRPr="00F255E0">
        <w:rPr>
          <w:rFonts w:ascii="Cambria" w:hAnsi="Cambria" w:cstheme="minorHAnsi"/>
          <w:iCs/>
          <w:vertAlign w:val="subscript"/>
        </w:rPr>
        <w:t>A</w:t>
      </w:r>
      <w:r w:rsidR="00860147">
        <w:t xml:space="preserve"> (Figure S4</w:t>
      </w:r>
      <w:r w:rsidR="00764504" w:rsidRPr="00F255E0">
        <w:t xml:space="preserve">h). </w:t>
      </w:r>
      <w:r w:rsidR="00764504" w:rsidRPr="00237762">
        <w:t xml:space="preserve"> But </w:t>
      </w:r>
      <w:r w:rsidR="00764504" w:rsidRPr="00F255E0">
        <w:rPr>
          <w:rFonts w:ascii="Times New Roman" w:hAnsi="Times New Roman" w:cs="Times New Roman"/>
          <w:i/>
        </w:rPr>
        <w:t>α</w:t>
      </w:r>
      <w:r w:rsidR="00764504" w:rsidRPr="00F255E0" w:rsidDel="003E44C1">
        <w:t xml:space="preserve"> </w:t>
      </w:r>
      <w:r w:rsidR="00764504" w:rsidRPr="00F255E0">
        <w:t xml:space="preserve">and </w:t>
      </w:r>
      <w:r w:rsidR="00764504" w:rsidRPr="00F255E0">
        <w:rPr>
          <w:rFonts w:ascii="Cambria" w:hAnsi="Cambria" w:cstheme="minorHAnsi"/>
          <w:i/>
          <w:iCs/>
        </w:rPr>
        <w:t>K</w:t>
      </w:r>
      <w:r w:rsidR="00764504" w:rsidRPr="00F255E0">
        <w:rPr>
          <w:rFonts w:ascii="Cambria" w:hAnsi="Cambria" w:cstheme="minorHAnsi"/>
          <w:iCs/>
          <w:vertAlign w:val="subscript"/>
        </w:rPr>
        <w:t>A</w:t>
      </w:r>
      <w:r w:rsidR="00764504" w:rsidRPr="00F255E0">
        <w:t xml:space="preserve"> remain </w:t>
      </w:r>
      <w:r w:rsidR="00860147">
        <w:t>positively correlated (Figure S4</w:t>
      </w:r>
      <w:r w:rsidR="00764504" w:rsidRPr="00F255E0">
        <w:t>i).</w:t>
      </w:r>
    </w:p>
    <w:p w14:paraId="69E584A3" w14:textId="0A26E6C2" w:rsidR="00323BD3" w:rsidRPr="00F255E0" w:rsidRDefault="00323BD3" w:rsidP="00484D74">
      <w:pPr>
        <w:pStyle w:val="ListParagraph"/>
        <w:numPr>
          <w:ilvl w:val="0"/>
          <w:numId w:val="16"/>
        </w:numPr>
      </w:pPr>
      <w:r w:rsidRPr="00F255E0">
        <w:t xml:space="preserve">With regard to the time-scale parameter, </w:t>
      </w:r>
      <w:r w:rsidR="00764504" w:rsidRPr="00F255E0">
        <w:rPr>
          <w:rFonts w:ascii="Cambria" w:hAnsi="Cambria" w:cstheme="minorHAnsi"/>
          <w:i/>
          <w:iCs/>
        </w:rPr>
        <w:t>δ</w:t>
      </w:r>
      <w:r w:rsidRPr="00F255E0">
        <w:t xml:space="preserve">, there appear to be two clusters, </w:t>
      </w:r>
      <w:r w:rsidR="00764504" w:rsidRPr="00F255E0">
        <w:t>separated by a value of ~0.35</w:t>
      </w:r>
      <w:r w:rsidRPr="00F255E0">
        <w:t xml:space="preserve"> </w:t>
      </w:r>
      <w:r w:rsidR="00860147">
        <w:t>(Figure S4</w:t>
      </w:r>
      <w:r w:rsidR="00FB6985" w:rsidRPr="00F255E0">
        <w:t>j,</w:t>
      </w:r>
      <w:r w:rsidR="009A45AB">
        <w:t xml:space="preserve"> </w:t>
      </w:r>
      <w:r w:rsidR="00FB6985" w:rsidRPr="00F255E0">
        <w:t>k)</w:t>
      </w:r>
      <w:r w:rsidRPr="00F255E0">
        <w:t>. The majority of top sets</w:t>
      </w:r>
      <w:r w:rsidR="004F06E4" w:rsidRPr="00F255E0">
        <w:t xml:space="preserve"> (red)</w:t>
      </w:r>
      <w:r w:rsidRPr="00F255E0">
        <w:t xml:space="preserve"> have </w:t>
      </w:r>
      <w:r w:rsidR="00FB6985" w:rsidRPr="00F255E0">
        <w:rPr>
          <w:rFonts w:ascii="Cambria" w:hAnsi="Cambria" w:cstheme="minorHAnsi"/>
          <w:i/>
          <w:iCs/>
        </w:rPr>
        <w:t>δ</w:t>
      </w:r>
      <w:r w:rsidRPr="00F255E0">
        <w:t xml:space="preserve"> &lt; </w:t>
      </w:r>
      <w:r w:rsidR="00FB6985" w:rsidRPr="00F255E0">
        <w:t>0.35</w:t>
      </w:r>
      <w:r w:rsidRPr="00F255E0">
        <w:t xml:space="preserve">. In comparison to the </w:t>
      </w:r>
      <w:r w:rsidR="00FB6985" w:rsidRPr="00F255E0">
        <w:rPr>
          <w:rFonts w:ascii="Cambria" w:hAnsi="Cambria" w:cstheme="minorHAnsi"/>
          <w:i/>
          <w:iCs/>
        </w:rPr>
        <w:t>δ</w:t>
      </w:r>
      <w:r w:rsidR="00FB6985" w:rsidRPr="00F255E0">
        <w:t xml:space="preserve"> &lt; 0.35 </w:t>
      </w:r>
      <w:r w:rsidRPr="00F255E0">
        <w:t xml:space="preserve">cluster, the </w:t>
      </w:r>
      <w:r w:rsidR="00FB6985" w:rsidRPr="00F255E0">
        <w:rPr>
          <w:rFonts w:ascii="Cambria" w:hAnsi="Cambria" w:cstheme="minorHAnsi"/>
          <w:i/>
          <w:iCs/>
        </w:rPr>
        <w:t>δ</w:t>
      </w:r>
      <w:r w:rsidR="00FB6985" w:rsidRPr="00F255E0">
        <w:t xml:space="preserve"> &gt; 0.35 </w:t>
      </w:r>
      <w:r w:rsidRPr="00F255E0">
        <w:t xml:space="preserve">cluster is associated with </w:t>
      </w:r>
      <w:r w:rsidR="00793EE4" w:rsidRPr="00F255E0">
        <w:rPr>
          <w:rFonts w:ascii="Times New Roman" w:hAnsi="Times New Roman" w:cs="Times New Roman"/>
          <w:i/>
        </w:rPr>
        <w:t>V</w:t>
      </w:r>
      <w:r w:rsidR="00793EE4" w:rsidRPr="00F255E0">
        <w:rPr>
          <w:rFonts w:ascii="Times New Roman" w:hAnsi="Times New Roman" w:cs="Times New Roman"/>
        </w:rPr>
        <w:t>(</w:t>
      </w:r>
      <w:r w:rsidR="00793EE4" w:rsidRPr="00F255E0">
        <w:rPr>
          <w:rFonts w:ascii="Times New Roman" w:hAnsi="Times New Roman" w:cs="Times New Roman"/>
          <w:i/>
        </w:rPr>
        <w:t>t</w:t>
      </w:r>
      <w:r w:rsidR="00793EE4" w:rsidRPr="00F255E0">
        <w:rPr>
          <w:rFonts w:ascii="Times New Roman" w:hAnsi="Times New Roman" w:cs="Times New Roman"/>
        </w:rPr>
        <w:t xml:space="preserve">) </w:t>
      </w:r>
      <w:r w:rsidR="00793EE4" w:rsidRPr="00F255E0">
        <w:t>with</w:t>
      </w:r>
      <w:r w:rsidRPr="00F255E0">
        <w:t xml:space="preserve"> </w:t>
      </w:r>
      <w:r w:rsidR="00793EE4" w:rsidRPr="00F255E0">
        <w:t xml:space="preserve">smaller maximum values </w:t>
      </w:r>
      <w:r w:rsidR="00860147">
        <w:t>(Figure S4</w:t>
      </w:r>
      <w:r w:rsidR="00FB6985" w:rsidRPr="00F255E0">
        <w:t xml:space="preserve">l) </w:t>
      </w:r>
      <w:r w:rsidR="00793EE4" w:rsidRPr="00F255E0">
        <w:t>yet</w:t>
      </w:r>
      <w:r w:rsidRPr="00F255E0">
        <w:t xml:space="preserve"> larger amplitudes (</w:t>
      </w:r>
      <w:r w:rsidR="00860147">
        <w:t>Figure S4</w:t>
      </w:r>
      <w:r w:rsidR="00FB6985" w:rsidRPr="00F255E0">
        <w:t>m</w:t>
      </w:r>
      <w:r w:rsidRPr="00F255E0">
        <w:t>).</w:t>
      </w:r>
    </w:p>
    <w:p w14:paraId="251E44DF" w14:textId="3F8757BD" w:rsidR="00323BD3" w:rsidRPr="00F255E0" w:rsidRDefault="006D205D" w:rsidP="00323BD3">
      <w:pPr>
        <w:pStyle w:val="ListParagraph"/>
        <w:numPr>
          <w:ilvl w:val="0"/>
          <w:numId w:val="16"/>
        </w:numPr>
      </w:pPr>
      <w:r w:rsidRPr="00F255E0">
        <w:rPr>
          <w:rFonts w:ascii="Cambria" w:hAnsi="Cambria" w:cstheme="minorHAnsi"/>
          <w:i/>
          <w:iCs/>
        </w:rPr>
        <w:t>A</w:t>
      </w:r>
      <w:r w:rsidRPr="00F255E0">
        <w:rPr>
          <w:rFonts w:ascii="Cambria" w:hAnsi="Cambria" w:cstheme="minorHAnsi"/>
          <w:iCs/>
          <w:vertAlign w:val="subscript"/>
        </w:rPr>
        <w:t>MAX</w:t>
      </w:r>
      <w:r w:rsidR="00323BD3" w:rsidRPr="00F255E0">
        <w:t xml:space="preserve"> is positively correlated with </w:t>
      </w:r>
      <w:r w:rsidRPr="00F255E0">
        <w:rPr>
          <w:rFonts w:ascii="Cambria" w:hAnsi="Cambria" w:cstheme="minorHAnsi"/>
          <w:i/>
          <w:iCs/>
        </w:rPr>
        <w:t>V</w:t>
      </w:r>
      <w:r w:rsidRPr="00F255E0">
        <w:rPr>
          <w:rFonts w:ascii="Cambria" w:hAnsi="Cambria" w:cstheme="minorHAnsi"/>
          <w:iCs/>
          <w:vertAlign w:val="subscript"/>
        </w:rPr>
        <w:t>MAX</w:t>
      </w:r>
      <w:r w:rsidRPr="00F255E0">
        <w:t xml:space="preserve"> </w:t>
      </w:r>
      <w:r w:rsidR="00323BD3" w:rsidRPr="00F255E0">
        <w:t>(</w:t>
      </w:r>
      <w:r w:rsidR="00860147">
        <w:t>Figure S4</w:t>
      </w:r>
      <w:r w:rsidRPr="00F255E0">
        <w:t>n</w:t>
      </w:r>
      <w:r w:rsidR="00323BD3" w:rsidRPr="00F255E0">
        <w:t>).</w:t>
      </w:r>
      <w:r w:rsidR="00971AF8" w:rsidRPr="00F255E0">
        <w:t xml:space="preserve"> Top 10</w:t>
      </w:r>
      <w:r w:rsidRPr="00F255E0">
        <w:t xml:space="preserve"> sets </w:t>
      </w:r>
      <w:r w:rsidR="004F06E4" w:rsidRPr="00F255E0">
        <w:t>are associated with nearly the</w:t>
      </w:r>
      <w:r w:rsidR="00971AF8" w:rsidRPr="00F255E0">
        <w:t xml:space="preserve"> </w:t>
      </w:r>
      <w:r w:rsidR="00CD6537">
        <w:t>highest</w:t>
      </w:r>
      <w:r w:rsidR="00CD6537" w:rsidRPr="00F255E0">
        <w:t xml:space="preserve"> </w:t>
      </w:r>
      <w:r w:rsidR="00971AF8" w:rsidRPr="00F255E0">
        <w:t xml:space="preserve">ratio </w:t>
      </w:r>
      <w:r w:rsidR="004A0148" w:rsidRPr="00F255E0">
        <w:t xml:space="preserve">of </w:t>
      </w:r>
      <w:r w:rsidR="00CD6537">
        <w:rPr>
          <w:rFonts w:ascii="Cambria" w:hAnsi="Cambria" w:cstheme="minorHAnsi"/>
          <w:i/>
          <w:iCs/>
        </w:rPr>
        <w:t>V</w:t>
      </w:r>
      <w:r w:rsidR="004F06E4" w:rsidRPr="00F255E0">
        <w:rPr>
          <w:rFonts w:ascii="Cambria" w:hAnsi="Cambria" w:cstheme="minorHAnsi"/>
          <w:iCs/>
          <w:vertAlign w:val="subscript"/>
        </w:rPr>
        <w:t>MAX</w:t>
      </w:r>
      <w:r w:rsidR="004F06E4" w:rsidRPr="00F255E0">
        <w:t xml:space="preserve"> </w:t>
      </w:r>
      <w:r w:rsidR="004A0148" w:rsidRPr="00F255E0">
        <w:t xml:space="preserve">to </w:t>
      </w:r>
      <w:r w:rsidR="00CD6537">
        <w:rPr>
          <w:rFonts w:ascii="Cambria" w:hAnsi="Cambria" w:cstheme="minorHAnsi"/>
          <w:i/>
          <w:iCs/>
        </w:rPr>
        <w:t>A</w:t>
      </w:r>
      <w:r w:rsidR="004F06E4" w:rsidRPr="00F255E0">
        <w:rPr>
          <w:rFonts w:ascii="Cambria" w:hAnsi="Cambria" w:cstheme="minorHAnsi"/>
          <w:iCs/>
          <w:vertAlign w:val="subscript"/>
        </w:rPr>
        <w:t>MAX</w:t>
      </w:r>
      <w:r w:rsidR="00971AF8" w:rsidRPr="00F255E0">
        <w:t xml:space="preserve">. </w:t>
      </w:r>
      <w:r w:rsidR="00FC1A4F">
        <w:t xml:space="preserve">Consistently, these top sets </w:t>
      </w:r>
      <w:r w:rsidR="00971AF8" w:rsidRPr="00F255E0">
        <w:t>generate the highest</w:t>
      </w:r>
      <w:r w:rsidR="004F06E4" w:rsidRPr="00F255E0">
        <w:t xml:space="preserve"> </w:t>
      </w:r>
      <w:r w:rsidR="004F06E4" w:rsidRPr="00F255E0">
        <w:rPr>
          <w:rFonts w:ascii="Times New Roman" w:hAnsi="Times New Roman" w:cs="Times New Roman"/>
        </w:rPr>
        <w:t>max(</w:t>
      </w:r>
      <w:r w:rsidR="004F06E4" w:rsidRPr="00F255E0">
        <w:rPr>
          <w:rFonts w:ascii="Times New Roman" w:hAnsi="Times New Roman" w:cs="Times New Roman"/>
          <w:i/>
        </w:rPr>
        <w:t>V</w:t>
      </w:r>
      <w:r w:rsidR="004F06E4" w:rsidRPr="00F255E0">
        <w:rPr>
          <w:rFonts w:ascii="Times New Roman" w:hAnsi="Times New Roman" w:cs="Times New Roman"/>
        </w:rPr>
        <w:t>)</w:t>
      </w:r>
      <w:r w:rsidR="00F20E2A" w:rsidRPr="00F255E0">
        <w:rPr>
          <w:rFonts w:ascii="Times New Roman" w:hAnsi="Times New Roman" w:cs="Times New Roman"/>
        </w:rPr>
        <w:t xml:space="preserve"> </w:t>
      </w:r>
      <w:r w:rsidR="00FC1A4F" w:rsidRPr="00FC1A4F">
        <w:t>relative to</w:t>
      </w:r>
      <w:r w:rsidR="00FC1A4F">
        <w:t xml:space="preserve"> the value of </w:t>
      </w:r>
      <w:r w:rsidR="00FC1A4F" w:rsidRPr="00F255E0">
        <w:rPr>
          <w:rFonts w:ascii="Cambria" w:hAnsi="Cambria" w:cstheme="minorHAnsi"/>
          <w:i/>
          <w:iCs/>
        </w:rPr>
        <w:t>A</w:t>
      </w:r>
      <w:r w:rsidR="00FC1A4F" w:rsidRPr="00F255E0">
        <w:rPr>
          <w:rFonts w:ascii="Cambria" w:hAnsi="Cambria" w:cstheme="minorHAnsi"/>
          <w:iCs/>
          <w:vertAlign w:val="subscript"/>
        </w:rPr>
        <w:t>MAX</w:t>
      </w:r>
      <w:r w:rsidR="00FC1A4F">
        <w:rPr>
          <w:rFonts w:ascii="Times New Roman" w:hAnsi="Times New Roman" w:cs="Times New Roman"/>
        </w:rPr>
        <w:t xml:space="preserve"> </w:t>
      </w:r>
      <w:r w:rsidR="00860147">
        <w:t>(Figure S4</w:t>
      </w:r>
      <w:r w:rsidR="00F20E2A" w:rsidRPr="00F255E0">
        <w:t>o)</w:t>
      </w:r>
      <w:r w:rsidR="00FC1A4F">
        <w:t>. Additionally</w:t>
      </w:r>
      <w:r w:rsidR="00971AF8" w:rsidRPr="00F255E0">
        <w:t xml:space="preserve">, </w:t>
      </w:r>
      <w:r w:rsidR="009069EB" w:rsidRPr="00F255E0">
        <w:t xml:space="preserve">they </w:t>
      </w:r>
      <w:r w:rsidR="005178E1">
        <w:t xml:space="preserve">tend to </w:t>
      </w:r>
      <w:r w:rsidR="00971AF8" w:rsidRPr="00F255E0">
        <w:t xml:space="preserve">generate low </w:t>
      </w:r>
      <w:r w:rsidR="004F06E4" w:rsidRPr="00F255E0">
        <w:t xml:space="preserve">amplitude </w:t>
      </w:r>
      <w:r w:rsidR="00917CF2" w:rsidRPr="00F255E0">
        <w:t>of</w:t>
      </w:r>
      <w:r w:rsidR="004F06E4" w:rsidRPr="00F255E0">
        <w:t xml:space="preserve"> </w:t>
      </w:r>
      <w:r w:rsidR="004F06E4" w:rsidRPr="00F255E0">
        <w:rPr>
          <w:rFonts w:ascii="Times New Roman" w:hAnsi="Times New Roman" w:cs="Times New Roman"/>
          <w:i/>
        </w:rPr>
        <w:t>V</w:t>
      </w:r>
      <w:r w:rsidR="009069EB" w:rsidRPr="00F255E0">
        <w:rPr>
          <w:rFonts w:ascii="Times New Roman" w:hAnsi="Times New Roman" w:cs="Times New Roman"/>
        </w:rPr>
        <w:t>(</w:t>
      </w:r>
      <w:r w:rsidR="009069EB" w:rsidRPr="00F255E0">
        <w:rPr>
          <w:rFonts w:ascii="Times New Roman" w:hAnsi="Times New Roman" w:cs="Times New Roman"/>
          <w:i/>
        </w:rPr>
        <w:t>t</w:t>
      </w:r>
      <w:r w:rsidR="009069EB" w:rsidRPr="00F255E0">
        <w:rPr>
          <w:rFonts w:ascii="Times New Roman" w:hAnsi="Times New Roman" w:cs="Times New Roman"/>
        </w:rPr>
        <w:t>)</w:t>
      </w:r>
      <w:r w:rsidR="00F20E2A" w:rsidRPr="00F255E0">
        <w:rPr>
          <w:rFonts w:ascii="Times New Roman" w:hAnsi="Times New Roman" w:cs="Times New Roman"/>
        </w:rPr>
        <w:t xml:space="preserve"> in the </w:t>
      </w:r>
      <w:r w:rsidR="00F20E2A" w:rsidRPr="00F255E0">
        <w:rPr>
          <w:rFonts w:ascii="Cambria" w:hAnsi="Cambria" w:cstheme="minorHAnsi"/>
          <w:i/>
          <w:iCs/>
        </w:rPr>
        <w:t>δ</w:t>
      </w:r>
      <w:r w:rsidR="00F20E2A" w:rsidRPr="00F255E0">
        <w:t xml:space="preserve"> &lt; 0.35 cluster</w:t>
      </w:r>
      <w:r w:rsidR="00971AF8" w:rsidRPr="00F255E0">
        <w:t>. Presumably,</w:t>
      </w:r>
      <w:r w:rsidR="009069EB" w:rsidRPr="00F255E0">
        <w:t xml:space="preserve"> a</w:t>
      </w:r>
      <w:r w:rsidR="00971AF8" w:rsidRPr="00F255E0">
        <w:t xml:space="preserve"> </w:t>
      </w:r>
      <w:r w:rsidR="00CD6537">
        <w:t>high</w:t>
      </w:r>
      <w:r w:rsidR="00CD6537" w:rsidRPr="00F255E0">
        <w:t xml:space="preserve"> </w:t>
      </w:r>
      <w:r w:rsidR="00971AF8" w:rsidRPr="00F255E0">
        <w:t xml:space="preserve">ratio </w:t>
      </w:r>
      <w:r w:rsidR="009069EB" w:rsidRPr="00F255E0">
        <w:t xml:space="preserve">of </w:t>
      </w:r>
      <w:r w:rsidR="00CD6537">
        <w:rPr>
          <w:rFonts w:ascii="Cambria" w:hAnsi="Cambria" w:cstheme="minorHAnsi"/>
          <w:i/>
          <w:iCs/>
        </w:rPr>
        <w:t>V</w:t>
      </w:r>
      <w:r w:rsidR="004F06E4" w:rsidRPr="00F255E0">
        <w:rPr>
          <w:rFonts w:ascii="Cambria" w:hAnsi="Cambria" w:cstheme="minorHAnsi"/>
          <w:iCs/>
          <w:vertAlign w:val="subscript"/>
        </w:rPr>
        <w:t>MAX</w:t>
      </w:r>
      <w:r w:rsidR="004F06E4" w:rsidRPr="00F255E0">
        <w:t xml:space="preserve"> </w:t>
      </w:r>
      <w:r w:rsidR="009069EB" w:rsidRPr="00F255E0">
        <w:t xml:space="preserve">to </w:t>
      </w:r>
      <w:r w:rsidR="00CD6537">
        <w:rPr>
          <w:rFonts w:ascii="Cambria" w:hAnsi="Cambria" w:cstheme="minorHAnsi"/>
          <w:i/>
          <w:iCs/>
        </w:rPr>
        <w:t>A</w:t>
      </w:r>
      <w:r w:rsidR="004F06E4" w:rsidRPr="00F255E0">
        <w:rPr>
          <w:rFonts w:ascii="Cambria" w:hAnsi="Cambria" w:cstheme="minorHAnsi"/>
          <w:iCs/>
          <w:vertAlign w:val="subscript"/>
        </w:rPr>
        <w:t>MAX</w:t>
      </w:r>
      <w:r w:rsidR="004F06E4" w:rsidRPr="00F255E0">
        <w:t xml:space="preserve"> </w:t>
      </w:r>
      <w:r w:rsidR="00971AF8" w:rsidRPr="00F255E0">
        <w:t xml:space="preserve">enhances the inhibition of BMAL expression by REV-ERB, which </w:t>
      </w:r>
      <w:r w:rsidR="00F255E0" w:rsidRPr="00F255E0">
        <w:t>can help</w:t>
      </w:r>
      <w:r w:rsidR="00971AF8" w:rsidRPr="00F255E0">
        <w:t xml:space="preserve"> suppress BMAL</w:t>
      </w:r>
      <w:r w:rsidR="0027339E" w:rsidRPr="00F255E0">
        <w:t xml:space="preserve"> for </w:t>
      </w:r>
      <w:r w:rsidR="00F255E0" w:rsidRPr="00F255E0">
        <w:t xml:space="preserve">a </w:t>
      </w:r>
      <w:r w:rsidR="0027339E" w:rsidRPr="00F255E0">
        <w:t>longer</w:t>
      </w:r>
      <w:r w:rsidR="00F255E0" w:rsidRPr="00F255E0">
        <w:t xml:space="preserve"> time</w:t>
      </w:r>
      <w:r w:rsidR="00971AF8" w:rsidRPr="00F255E0">
        <w:t xml:space="preserve"> even if PER does not bind BMAL as tightly</w:t>
      </w:r>
      <w:r w:rsidR="001B6FB7" w:rsidRPr="00F255E0">
        <w:t xml:space="preserve"> (i.e., larger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K</m:t>
                </m:r>
              </m:e>
            </m:acc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1B6FB7" w:rsidRPr="00F255E0">
        <w:t xml:space="preserve"> or lower</w:t>
      </w:r>
      <w:r w:rsidR="004F06E4" w:rsidRPr="00F255E0">
        <w:t xml:space="preserve"> </w:t>
      </w:r>
      <w:proofErr w:type="gramStart"/>
      <w:r w:rsidR="004F06E4" w:rsidRPr="00F255E0">
        <w:rPr>
          <w:rFonts w:ascii="Times New Roman" w:hAnsi="Times New Roman" w:cs="Times New Roman"/>
        </w:rPr>
        <w:t>max(</w:t>
      </w:r>
      <w:proofErr w:type="spellStart"/>
      <w:proofErr w:type="gramEnd"/>
      <w:r w:rsidR="004F06E4" w:rsidRPr="00F255E0">
        <w:rPr>
          <w:rFonts w:ascii="Times New Roman" w:hAnsi="Times New Roman" w:cs="Times New Roman"/>
          <w:i/>
        </w:rPr>
        <w:t>P</w:t>
      </w:r>
      <w:r w:rsidR="004F06E4" w:rsidRPr="00F255E0">
        <w:rPr>
          <w:rFonts w:ascii="Times New Roman" w:hAnsi="Times New Roman" w:cs="Times New Roman"/>
          <w:vertAlign w:val="subscript"/>
        </w:rPr>
        <w:t>tot</w:t>
      </w:r>
      <w:proofErr w:type="spellEnd"/>
      <w:r w:rsidR="004F06E4" w:rsidRPr="00F255E0">
        <w:rPr>
          <w:rFonts w:ascii="Times New Roman" w:hAnsi="Times New Roman" w:cs="Times New Roman"/>
        </w:rPr>
        <w:t>)</w:t>
      </w:r>
      <w:r w:rsidR="001B6FB7" w:rsidRPr="00F255E0">
        <w:t>)</w:t>
      </w:r>
      <w:r w:rsidR="00971AF8" w:rsidRPr="00F255E0">
        <w:t>.</w:t>
      </w:r>
    </w:p>
    <w:p w14:paraId="672F474F" w14:textId="77777777" w:rsidR="00323BD3" w:rsidRDefault="00323BD3" w:rsidP="000A0C0F"/>
    <w:p w14:paraId="2F683D00" w14:textId="77777777" w:rsidR="00AA7E78" w:rsidRPr="00AA7E78" w:rsidRDefault="00AA7E78" w:rsidP="00AA7E78">
      <w:pPr>
        <w:rPr>
          <w:u w:val="single"/>
        </w:rPr>
      </w:pPr>
      <w:r w:rsidRPr="00AA7E78">
        <w:rPr>
          <w:u w:val="single"/>
        </w:rPr>
        <w:t>Optimization of PNF(1M8)</w:t>
      </w:r>
    </w:p>
    <w:p w14:paraId="4CF8ECA9" w14:textId="77777777" w:rsidR="00AA7E78" w:rsidRDefault="00AA7E78" w:rsidP="00AA7E78">
      <w:r w:rsidRPr="00912287">
        <w:t xml:space="preserve">Criteria: </w:t>
      </w:r>
    </w:p>
    <w:p w14:paraId="53F2B5DC" w14:textId="2DE65478" w:rsidR="00992A5D" w:rsidRPr="002D4C47" w:rsidRDefault="00992A5D" w:rsidP="00992A5D">
      <w:pPr>
        <w:pStyle w:val="ListParagraph"/>
        <w:numPr>
          <w:ilvl w:val="0"/>
          <w:numId w:val="20"/>
        </w:numPr>
      </w:pPr>
      <w:proofErr w:type="gramStart"/>
      <w:r w:rsidRPr="001D7E20">
        <w:rPr>
          <w:rFonts w:ascii="Times New Roman" w:hAnsi="Times New Roman" w:cs="Times New Roman"/>
        </w:rPr>
        <w:t>max(</w:t>
      </w:r>
      <w:proofErr w:type="spellStart"/>
      <w:proofErr w:type="gramEnd"/>
      <w:r w:rsidRPr="001D7E20">
        <w:rPr>
          <w:rFonts w:ascii="Times New Roman" w:hAnsi="Times New Roman" w:cs="Times New Roman"/>
          <w:i/>
        </w:rPr>
        <w:t>P</w:t>
      </w:r>
      <w:r w:rsidRPr="001D7E20">
        <w:rPr>
          <w:rFonts w:ascii="Times New Roman" w:hAnsi="Times New Roman" w:cs="Times New Roman"/>
          <w:vertAlign w:val="subscript"/>
        </w:rPr>
        <w:t>tot</w:t>
      </w:r>
      <w:proofErr w:type="spellEnd"/>
      <w:r w:rsidRPr="001D7E20">
        <w:rPr>
          <w:rFonts w:ascii="Times New Roman" w:hAnsi="Times New Roman" w:cs="Times New Roman"/>
        </w:rPr>
        <w:t>)</w:t>
      </w:r>
      <w:r w:rsidRPr="002D4C47">
        <w:t xml:space="preserve"> is minimized</w:t>
      </w:r>
      <w:r w:rsidR="004A0148">
        <w:t xml:space="preserve">, i.e.,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</w:rPr>
                </m:ctrlPr>
              </m:accPr>
              <m:e>
                <m:r>
                  <w:rPr>
                    <w:rFonts w:ascii="Cambria Math" w:hAnsi="Cambria Math" w:cstheme="minorHAnsi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</w:rPr>
              <m:t>d</m:t>
            </m:r>
          </m:sub>
        </m:sSub>
      </m:oMath>
      <w:r w:rsidR="004A0148">
        <w:rPr>
          <w:rFonts w:eastAsiaTheme="minorEastAsia"/>
        </w:rPr>
        <w:t xml:space="preserve"> is maximized.</w:t>
      </w:r>
    </w:p>
    <w:p w14:paraId="21379F93" w14:textId="0A51220D" w:rsidR="00992A5D" w:rsidRDefault="00992A5D" w:rsidP="00992A5D">
      <w:pPr>
        <w:pStyle w:val="ListParagraph"/>
        <w:numPr>
          <w:ilvl w:val="0"/>
          <w:numId w:val="20"/>
        </w:numPr>
      </w:pPr>
      <w:r w:rsidRPr="002D4C47">
        <w:t>Relative amp</w:t>
      </w:r>
      <w:r>
        <w:t>litude</w:t>
      </w:r>
      <w:r w:rsidRPr="002D4C47">
        <w:t xml:space="preserve"> of </w:t>
      </w:r>
      <w:proofErr w:type="spellStart"/>
      <w:r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vertAlign w:val="subscript"/>
        </w:rPr>
        <w:t>tot</w:t>
      </w:r>
      <w:proofErr w:type="spellEnd"/>
      <w:r w:rsidRPr="002D4C47">
        <w:t xml:space="preserve"> &gt; 0.5</w:t>
      </w:r>
      <w:r w:rsidR="004A0148">
        <w:t xml:space="preserve">, i.e., oscillations are </w:t>
      </w:r>
      <w:r w:rsidRPr="002D4C47">
        <w:t>robust</w:t>
      </w:r>
      <w:r>
        <w:t>.</w:t>
      </w:r>
    </w:p>
    <w:p w14:paraId="0BE99575" w14:textId="785A2765" w:rsidR="00992A5D" w:rsidRPr="002D4C47" w:rsidRDefault="00992A5D" w:rsidP="00992A5D">
      <w:pPr>
        <w:pStyle w:val="ListParagraph"/>
        <w:numPr>
          <w:ilvl w:val="0"/>
          <w:numId w:val="20"/>
        </w:numPr>
      </w:pPr>
      <w:r w:rsidRPr="002D4C47">
        <w:t>Relative amp</w:t>
      </w:r>
      <w:r>
        <w:t>litude</w:t>
      </w:r>
      <w:r w:rsidRPr="002D4C47">
        <w:t xml:space="preserve"> of 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  <w:vertAlign w:val="subscript"/>
        </w:rPr>
        <w:t>T</w:t>
      </w:r>
      <w:r w:rsidRPr="002D4C47">
        <w:t xml:space="preserve"> &gt; 0.2</w:t>
      </w:r>
      <w:r w:rsidR="004A0148">
        <w:t>, as for NNF</w:t>
      </w:r>
      <w:r>
        <w:t xml:space="preserve">.  </w:t>
      </w:r>
    </w:p>
    <w:p w14:paraId="16D537FF" w14:textId="207F17D2" w:rsidR="00992A5D" w:rsidRPr="002D4C47" w:rsidRDefault="00992A5D" w:rsidP="00715AFC">
      <w:pPr>
        <w:pStyle w:val="ListParagraph"/>
        <w:numPr>
          <w:ilvl w:val="0"/>
          <w:numId w:val="20"/>
        </w:numPr>
      </w:pPr>
      <w:r w:rsidRPr="001D7E20">
        <w:rPr>
          <w:rFonts w:ascii="Times New Roman" w:hAnsi="Times New Roman" w:cs="Times New Roman"/>
        </w:rPr>
        <w:lastRenderedPageBreak/>
        <w:t>max(</w:t>
      </w:r>
      <w:r>
        <w:rPr>
          <w:rFonts w:ascii="Times New Roman" w:hAnsi="Times New Roman" w:cs="Times New Roman"/>
          <w:i/>
        </w:rPr>
        <w:t>R</w:t>
      </w:r>
      <w:r w:rsidRPr="001D7E20">
        <w:rPr>
          <w:rFonts w:ascii="Times New Roman" w:hAnsi="Times New Roman" w:cs="Times New Roman"/>
        </w:rPr>
        <w:t>)</w:t>
      </w:r>
      <w:r w:rsidRPr="002D4C47">
        <w:t xml:space="preserve"> &lt; </w:t>
      </w:r>
      <w:r>
        <w:t>5</w:t>
      </w:r>
      <w:r w:rsidR="004A0148">
        <w:t>, so that</w:t>
      </w:r>
      <w: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</w:rPr>
                </m:ctrlPr>
              </m:accPr>
              <m:e>
                <m:r>
                  <w:rPr>
                    <w:rFonts w:ascii="Cambria Math" w:hAnsi="Cambria Math" w:cstheme="minorHAnsi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</w:rPr>
              <m:t>R</m:t>
            </m:r>
          </m:sub>
        </m:sSub>
      </m:oMath>
      <w:r>
        <w:rPr>
          <w:rFonts w:eastAsiaTheme="minorEastAsia"/>
        </w:rPr>
        <w:t xml:space="preserve">, the </w:t>
      </w:r>
      <w:r w:rsidR="004A0148">
        <w:rPr>
          <w:rFonts w:eastAsiaTheme="minorEastAsia"/>
        </w:rPr>
        <w:t xml:space="preserve">equilibrium dissociation </w:t>
      </w:r>
      <w:r>
        <w:rPr>
          <w:rFonts w:eastAsiaTheme="minorEastAsia"/>
        </w:rPr>
        <w:t xml:space="preserve">constant </w:t>
      </w:r>
      <w:r w:rsidR="004A0148">
        <w:rPr>
          <w:rFonts w:eastAsiaTheme="minorEastAsia"/>
        </w:rPr>
        <w:t xml:space="preserve">for </w:t>
      </w:r>
      <w:r>
        <w:rPr>
          <w:rFonts w:eastAsiaTheme="minorEastAsia"/>
        </w:rPr>
        <w:t xml:space="preserve">ROR </w:t>
      </w:r>
      <w:r w:rsidR="004A0148">
        <w:rPr>
          <w:rFonts w:eastAsiaTheme="minorEastAsia"/>
        </w:rPr>
        <w:t xml:space="preserve">binding to </w:t>
      </w:r>
      <w:r>
        <w:rPr>
          <w:rFonts w:eastAsiaTheme="minorEastAsia"/>
        </w:rPr>
        <w:t xml:space="preserve">the promotor of the </w:t>
      </w:r>
      <w:proofErr w:type="spellStart"/>
      <w:r>
        <w:rPr>
          <w:rFonts w:eastAsiaTheme="minorEastAsia"/>
          <w:i/>
        </w:rPr>
        <w:t>Bmal</w:t>
      </w:r>
      <w:proofErr w:type="spellEnd"/>
      <w:r>
        <w:rPr>
          <w:rFonts w:eastAsiaTheme="minorEastAsia"/>
          <w:i/>
        </w:rPr>
        <w:t xml:space="preserve"> </w:t>
      </w:r>
      <w:r>
        <w:rPr>
          <w:rFonts w:eastAsiaTheme="minorEastAsia"/>
        </w:rPr>
        <w:t>gene</w:t>
      </w:r>
      <w:r w:rsidR="004A0148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w:r w:rsidR="00397668">
        <w:rPr>
          <w:rFonts w:eastAsiaTheme="minorEastAsia"/>
        </w:rPr>
        <w:t>is not too small</w:t>
      </w:r>
      <w:r>
        <w:rPr>
          <w:rFonts w:eastAsiaTheme="minorEastAsia"/>
        </w:rPr>
        <w:t>.</w:t>
      </w:r>
    </w:p>
    <w:p w14:paraId="4CDE1DD1" w14:textId="7FD991FA" w:rsidR="00AA7E78" w:rsidRDefault="00715AFC" w:rsidP="00FF14E0">
      <w:pPr>
        <w:pStyle w:val="ListParagraph"/>
        <w:numPr>
          <w:ilvl w:val="0"/>
          <w:numId w:val="20"/>
        </w:numPr>
      </w:pPr>
      <w:proofErr w:type="gramStart"/>
      <w:r w:rsidRPr="00715AFC">
        <w:rPr>
          <w:rFonts w:ascii="Times New Roman" w:hAnsi="Times New Roman" w:cs="Times New Roman"/>
        </w:rPr>
        <w:t>max(</w:t>
      </w:r>
      <w:proofErr w:type="gramEnd"/>
      <w:r w:rsidRPr="00715AFC">
        <w:rPr>
          <w:rFonts w:ascii="Times New Roman" w:hAnsi="Times New Roman" w:cs="Times New Roman"/>
          <w:i/>
        </w:rPr>
        <w:t>A</w:t>
      </w:r>
      <w:r w:rsidRPr="00715AFC">
        <w:rPr>
          <w:rFonts w:ascii="Times New Roman" w:hAnsi="Times New Roman" w:cs="Times New Roman"/>
          <w:vertAlign w:val="subscript"/>
        </w:rPr>
        <w:t>T</w:t>
      </w:r>
      <w:r w:rsidRPr="00715AFC">
        <w:rPr>
          <w:rFonts w:ascii="Times New Roman" w:hAnsi="Times New Roman" w:cs="Times New Roman"/>
        </w:rPr>
        <w:t>)</w:t>
      </w:r>
      <w:r w:rsidRPr="002D4C47">
        <w:t xml:space="preserve"> / </w:t>
      </w:r>
      <w:r w:rsidRPr="00715AFC">
        <w:rPr>
          <w:rFonts w:ascii="Times New Roman" w:hAnsi="Times New Roman" w:cs="Times New Roman"/>
        </w:rPr>
        <w:t>max(</w:t>
      </w:r>
      <w:proofErr w:type="spellStart"/>
      <w:r w:rsidRPr="00715AFC">
        <w:rPr>
          <w:rFonts w:ascii="Times New Roman" w:hAnsi="Times New Roman" w:cs="Times New Roman"/>
          <w:i/>
        </w:rPr>
        <w:t>P</w:t>
      </w:r>
      <w:r w:rsidRPr="00715AFC">
        <w:rPr>
          <w:rFonts w:ascii="Times New Roman" w:hAnsi="Times New Roman" w:cs="Times New Roman"/>
          <w:vertAlign w:val="subscript"/>
        </w:rPr>
        <w:t>tot</w:t>
      </w:r>
      <w:proofErr w:type="spellEnd"/>
      <w:r w:rsidRPr="00715AFC">
        <w:rPr>
          <w:rFonts w:ascii="Times New Roman" w:hAnsi="Times New Roman" w:cs="Times New Roman"/>
        </w:rPr>
        <w:t>)</w:t>
      </w:r>
      <w:r w:rsidRPr="002D4C47">
        <w:t xml:space="preserve">  as close to 1 as possible</w:t>
      </w:r>
      <w:r w:rsidR="004A0148">
        <w:t>, as for NNF</w:t>
      </w:r>
      <w:r>
        <w:t xml:space="preserve">. </w:t>
      </w:r>
    </w:p>
    <w:p w14:paraId="3E6CADCC" w14:textId="77777777" w:rsidR="007474E1" w:rsidRDefault="007474E1" w:rsidP="007474E1">
      <w:r>
        <w:t>Cost function: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1"/>
        <w:gridCol w:w="8383"/>
        <w:gridCol w:w="716"/>
      </w:tblGrid>
      <w:tr w:rsidR="007474E1" w:rsidRPr="00137641" w14:paraId="1B29FAE8" w14:textId="77777777" w:rsidTr="00FF14E0">
        <w:tc>
          <w:tcPr>
            <w:tcW w:w="140" w:type="pct"/>
            <w:vAlign w:val="center"/>
          </w:tcPr>
          <w:p w14:paraId="6A5430CA" w14:textId="77777777" w:rsidR="007474E1" w:rsidRPr="00137641" w:rsidRDefault="007474E1" w:rsidP="00FF14E0"/>
        </w:tc>
        <w:tc>
          <w:tcPr>
            <w:tcW w:w="4478" w:type="pct"/>
            <w:vAlign w:val="center"/>
          </w:tcPr>
          <w:p w14:paraId="3AE0B2BD" w14:textId="7A3697E5" w:rsidR="007474E1" w:rsidRPr="000A0C0F" w:rsidRDefault="007474E1" w:rsidP="00FF14E0">
            <w:pPr>
              <w:autoSpaceDE w:val="0"/>
              <w:autoSpaceDN w:val="0"/>
              <w:adjustRightInd w:val="0"/>
              <w:spacing w:line="240" w:lineRule="auto"/>
            </w:pPr>
            <m:oMathPara>
              <m:oMath>
                <m:r>
                  <w:rPr>
                    <w:rFonts w:ascii="Cambria Math" w:hAnsi="Cambria Math"/>
                  </w:rPr>
                  <m:t>C=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tot</m:t>
                                </m:r>
                              </m:sub>
                            </m:sSub>
                          </m:e>
                        </m:d>
                      </m:e>
                    </m:func>
                  </m:num>
                  <m:den>
                    <m:r>
                      <w:rPr>
                        <w:rFonts w:ascii="Cambria Math" w:hAnsi="Cambria Math"/>
                      </w:rPr>
                      <m:t>75</m:t>
                    </m:r>
                  </m:den>
                </m:f>
              </m:oMath>
            </m:oMathPara>
          </w:p>
          <w:p w14:paraId="5935D214" w14:textId="3DD78331" w:rsidR="007474E1" w:rsidRPr="000A0C0F" w:rsidRDefault="007474E1" w:rsidP="00FF14E0">
            <w:pPr>
              <w:autoSpaceDE w:val="0"/>
              <w:autoSpaceDN w:val="0"/>
              <w:adjustRightInd w:val="0"/>
              <w:spacing w:line="240" w:lineRule="auto"/>
            </w:pPr>
            <m:oMathPara>
              <m:oMath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0.5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amp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tot</m:t>
                                </m:r>
                              </m:sub>
                            </m:sSub>
                          </m:e>
                        </m:d>
                      </m:den>
                    </m:f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amp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tot</m:t>
                                        </m:r>
                                      </m:sub>
                                    </m:sSub>
                                  </m:e>
                                </m:d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0.5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-1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amp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tot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-0.5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+ 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amp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tot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-0.5</m:t>
                    </m:r>
                  </m:e>
                </m:d>
              </m:oMath>
            </m:oMathPara>
          </w:p>
          <w:p w14:paraId="00C925CE" w14:textId="33C2CCCE" w:rsidR="007474E1" w:rsidRPr="00C17234" w:rsidRDefault="007474E1" w:rsidP="00FF14E0">
            <w:pPr>
              <w:autoSpaceDE w:val="0"/>
              <w:autoSpaceDN w:val="0"/>
              <w:adjustRightInd w:val="0"/>
              <w:spacing w:line="240" w:lineRule="auto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0.2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amp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b>
                            </m:sSub>
                          </m:e>
                        </m:d>
                      </m:den>
                    </m:f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amp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sub>
                                    </m:sSub>
                                  </m:e>
                                </m:d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0.2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-1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amp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-0.2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+H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amp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-0.2</m:t>
                    </m:r>
                  </m:e>
                </m:d>
              </m:oMath>
            </m:oMathPara>
          </w:p>
          <w:p w14:paraId="3FBC0FD3" w14:textId="31350588" w:rsidR="007474E1" w:rsidRPr="000A0C0F" w:rsidRDefault="007474E1" w:rsidP="00FF14E0">
            <w:pPr>
              <w:autoSpaceDE w:val="0"/>
              <w:autoSpaceDN w:val="0"/>
              <w:adjustRightInd w:val="0"/>
              <w:spacing w:line="240" w:lineRule="auto"/>
            </w:pPr>
            <m:oMathPara>
              <m:oMath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max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V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-5</m:t>
                    </m:r>
                  </m:e>
                </m:d>
              </m:oMath>
            </m:oMathPara>
          </w:p>
          <w:p w14:paraId="2CB7F024" w14:textId="188399A3" w:rsidR="007474E1" w:rsidRPr="000A0C0F" w:rsidRDefault="007474E1" w:rsidP="00FF14E0">
            <w:pPr>
              <w:autoSpaceDE w:val="0"/>
              <w:autoSpaceDN w:val="0"/>
              <w:adjustRightInd w:val="0"/>
              <w:spacing w:line="240" w:lineRule="auto"/>
            </w:pPr>
            <m:oMathPara>
              <m:oMath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max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tot</m:t>
                                </m:r>
                              </m:sub>
                            </m:sSub>
                          </m:e>
                        </m:d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max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b>
                            </m:sSub>
                          </m:e>
                        </m:d>
                      </m:den>
                    </m:f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oMath>
            </m:oMathPara>
          </w:p>
          <w:p w14:paraId="278455E5" w14:textId="77777777" w:rsidR="007474E1" w:rsidRPr="000A0C0F" w:rsidRDefault="007474E1" w:rsidP="00FF14E0"/>
        </w:tc>
        <w:tc>
          <w:tcPr>
            <w:tcW w:w="382" w:type="pct"/>
            <w:vAlign w:val="center"/>
          </w:tcPr>
          <w:p w14:paraId="1ADFEA3E" w14:textId="32139539" w:rsidR="007474E1" w:rsidRPr="00137641" w:rsidRDefault="007474E1" w:rsidP="00FF14E0">
            <w:r w:rsidRPr="000A0C0F">
              <w:t>(S</w:t>
            </w:r>
            <w:r w:rsidR="0078186D">
              <w:fldChar w:fldCharType="begin"/>
            </w:r>
            <w:r w:rsidR="0078186D">
              <w:instrText xml:space="preserve"> SEQ Equation \* ARABIC </w:instrText>
            </w:r>
            <w:r w:rsidR="0078186D">
              <w:fldChar w:fldCharType="separate"/>
            </w:r>
            <w:r w:rsidR="00F255E0">
              <w:rPr>
                <w:noProof/>
              </w:rPr>
              <w:t>39</w:t>
            </w:r>
            <w:r w:rsidR="0078186D">
              <w:rPr>
                <w:noProof/>
              </w:rPr>
              <w:fldChar w:fldCharType="end"/>
            </w:r>
            <w:r w:rsidRPr="000A0C0F">
              <w:t>)</w:t>
            </w:r>
          </w:p>
        </w:tc>
      </w:tr>
    </w:tbl>
    <w:p w14:paraId="348B5A78" w14:textId="4E58DF3D" w:rsidR="007474E1" w:rsidRDefault="004A0148" w:rsidP="007474E1">
      <w:r>
        <w:t>Similar to the cost function</w:t>
      </w:r>
      <w:r w:rsidR="007474E1">
        <w:t xml:space="preserve"> for the </w:t>
      </w:r>
      <w:r>
        <w:t>N</w:t>
      </w:r>
      <w:r w:rsidR="007474E1">
        <w:t>NF model.</w:t>
      </w:r>
    </w:p>
    <w:p w14:paraId="611A6C4F" w14:textId="77777777" w:rsidR="007474E1" w:rsidRDefault="007474E1" w:rsidP="007474E1">
      <w:pPr>
        <w:autoSpaceDE w:val="0"/>
        <w:autoSpaceDN w:val="0"/>
        <w:adjustRightInd w:val="0"/>
        <w:spacing w:after="0" w:line="240" w:lineRule="auto"/>
      </w:pPr>
      <w:r>
        <w:t>Range of parameters:</w:t>
      </w:r>
    </w:p>
    <w:p w14:paraId="4DB9EDD0" w14:textId="77777777" w:rsidR="007474E1" w:rsidRDefault="007474E1" w:rsidP="007474E1">
      <w:pPr>
        <w:autoSpaceDE w:val="0"/>
        <w:autoSpaceDN w:val="0"/>
        <w:adjustRightInd w:val="0"/>
        <w:spacing w:after="0" w:line="240" w:lineRule="auto"/>
      </w:pPr>
    </w:p>
    <w:p w14:paraId="29DB2AFF" w14:textId="6D3DBA16" w:rsidR="00EF1CF5" w:rsidRPr="005A0C69" w:rsidRDefault="00EF1CF5" w:rsidP="00EF1CF5">
      <w:pPr>
        <w:autoSpaceDE w:val="0"/>
        <w:autoSpaceDN w:val="0"/>
        <w:adjustRightInd w:val="0"/>
        <w:spacing w:after="0" w:line="240" w:lineRule="auto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δ∈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e>
          </m:d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, ε∈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-4</m:t>
                  </m:r>
                </m:sup>
              </m:sSup>
              <m:r>
                <w:rPr>
                  <w:rFonts w:ascii="Cambria Math" w:hAnsi="Cambria Math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e>
          </m:d>
        </m:oMath>
      </m:oMathPara>
    </w:p>
    <w:p w14:paraId="580D45BD" w14:textId="77777777" w:rsidR="00EF1CF5" w:rsidRPr="007B3A9B" w:rsidRDefault="0078186D" w:rsidP="00EF1CF5">
      <w:pPr>
        <w:autoSpaceDE w:val="0"/>
        <w:autoSpaceDN w:val="0"/>
        <w:adjustRightInd w:val="0"/>
        <w:spacing w:after="0" w:line="240" w:lineRule="aut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1,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,α∈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e>
          </m:d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1,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∈[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-2</m:t>
              </m:r>
            </m:sup>
          </m:sSup>
          <m:r>
            <w:rPr>
              <w:rFonts w:ascii="Cambria Math" w:hAnsi="Cambria Math"/>
            </w:rPr>
            <m:t>,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]</m:t>
          </m:r>
        </m:oMath>
      </m:oMathPara>
    </w:p>
    <w:p w14:paraId="32ACCA57" w14:textId="77777777" w:rsidR="00EF1CF5" w:rsidRPr="0037236E" w:rsidRDefault="00EF1CF5" w:rsidP="00DB496D">
      <w:pPr>
        <w:autoSpaceDE w:val="0"/>
        <w:autoSpaceDN w:val="0"/>
        <w:adjustRightInd w:val="0"/>
        <w:spacing w:after="0" w:line="240" w:lineRule="auto"/>
      </w:pPr>
    </w:p>
    <w:p w14:paraId="20142F5E" w14:textId="77777777" w:rsidR="007474E1" w:rsidRDefault="007474E1" w:rsidP="007474E1"/>
    <w:p w14:paraId="1A69520E" w14:textId="2605911C" w:rsidR="006B3679" w:rsidRDefault="00324081" w:rsidP="00C51CD3">
      <w:r>
        <w:rPr>
          <w:noProof/>
        </w:rPr>
        <w:lastRenderedPageBreak/>
        <w:drawing>
          <wp:inline distT="0" distB="0" distL="0" distR="0" wp14:anchorId="2410E55F" wp14:editId="61159A57">
            <wp:extent cx="5918267" cy="633730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67" cy="633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386E2" w14:textId="604AE871" w:rsidR="00DC4A8E" w:rsidRPr="00E60CB6" w:rsidRDefault="00860147" w:rsidP="00DC4A8E">
      <w:pPr>
        <w:rPr>
          <w:rFonts w:cstheme="minorHAnsi"/>
        </w:rPr>
      </w:pPr>
      <w:r>
        <w:rPr>
          <w:rFonts w:cstheme="minorHAnsi"/>
          <w:b/>
        </w:rPr>
        <w:t>Figure S5</w:t>
      </w:r>
      <w:r w:rsidR="00DC4A8E">
        <w:rPr>
          <w:rFonts w:cstheme="minorHAnsi"/>
          <w:b/>
        </w:rPr>
        <w:t>.</w:t>
      </w:r>
      <w:r w:rsidR="00DC4A8E">
        <w:rPr>
          <w:rFonts w:cstheme="minorHAnsi"/>
        </w:rPr>
        <w:t xml:space="preserve"> </w:t>
      </w:r>
      <w:r w:rsidR="00DC4A8E">
        <w:rPr>
          <w:rFonts w:cstheme="minorHAnsi"/>
          <w:b/>
        </w:rPr>
        <w:t>Notable patterns in optimization results for PNF(1M8)</w:t>
      </w:r>
      <w:r w:rsidR="00DC4A8E">
        <w:rPr>
          <w:rFonts w:cstheme="minorHAnsi"/>
        </w:rPr>
        <w:t xml:space="preserve">. Blue: </w:t>
      </w:r>
      <w:r w:rsidR="009A45AB">
        <w:rPr>
          <w:rFonts w:cstheme="minorHAnsi"/>
        </w:rPr>
        <w:t xml:space="preserve">898 </w:t>
      </w:r>
      <w:r w:rsidR="00DC4A8E">
        <w:rPr>
          <w:rFonts w:cstheme="minorHAnsi"/>
        </w:rPr>
        <w:t xml:space="preserve">parameter sets obtained through optimization are plotted in each panel. Red: </w:t>
      </w:r>
      <w:r w:rsidR="00DC4A8E" w:rsidRPr="00E60CB6">
        <w:rPr>
          <w:rFonts w:cstheme="minorHAnsi"/>
        </w:rPr>
        <w:t>top</w:t>
      </w:r>
      <w:r w:rsidR="00DC4A8E">
        <w:rPr>
          <w:rFonts w:cstheme="minorHAnsi"/>
        </w:rPr>
        <w:t xml:space="preserve"> 10</w:t>
      </w:r>
      <w:r w:rsidR="00DC4A8E" w:rsidRPr="00E60CB6">
        <w:rPr>
          <w:rFonts w:cstheme="minorHAnsi"/>
        </w:rPr>
        <w:t xml:space="preserve"> parameter sets (with smallest values of </w:t>
      </w:r>
      <w:proofErr w:type="gramStart"/>
      <w:r w:rsidR="00DC4A8E">
        <w:rPr>
          <w:rFonts w:ascii="Times New Roman" w:hAnsi="Times New Roman" w:cs="Times New Roman"/>
        </w:rPr>
        <w:t>m</w:t>
      </w:r>
      <w:r w:rsidR="00DC4A8E" w:rsidRPr="00CE21CE">
        <w:rPr>
          <w:rFonts w:ascii="Times New Roman" w:hAnsi="Times New Roman" w:cs="Times New Roman"/>
        </w:rPr>
        <w:t>ax(</w:t>
      </w:r>
      <w:proofErr w:type="spellStart"/>
      <w:proofErr w:type="gramEnd"/>
      <w:r w:rsidR="00DC4A8E" w:rsidRPr="00CE21CE">
        <w:rPr>
          <w:rFonts w:ascii="Times New Roman" w:hAnsi="Times New Roman" w:cs="Times New Roman"/>
          <w:i/>
        </w:rPr>
        <w:t>P</w:t>
      </w:r>
      <w:r w:rsidR="00DC4A8E" w:rsidRPr="00CE21CE">
        <w:rPr>
          <w:rFonts w:ascii="Times New Roman" w:hAnsi="Times New Roman" w:cs="Times New Roman"/>
          <w:vertAlign w:val="subscript"/>
        </w:rPr>
        <w:t>tot</w:t>
      </w:r>
      <w:proofErr w:type="spellEnd"/>
      <w:r w:rsidR="00DC4A8E" w:rsidRPr="00CE21CE">
        <w:rPr>
          <w:rFonts w:ascii="Times New Roman" w:hAnsi="Times New Roman" w:cs="Times New Roman"/>
        </w:rPr>
        <w:t>)</w:t>
      </w:r>
      <w:r w:rsidR="00DC4A8E">
        <w:rPr>
          <w:rFonts w:cstheme="minorHAnsi"/>
        </w:rPr>
        <w:t>).</w:t>
      </w:r>
    </w:p>
    <w:p w14:paraId="1E8869CF" w14:textId="0F6052C2" w:rsidR="004A32E4" w:rsidRDefault="004A32E4" w:rsidP="00C51CD3"/>
    <w:p w14:paraId="50D42BC9" w14:textId="77777777" w:rsidR="004A32E4" w:rsidRDefault="004A32E4" w:rsidP="00C51CD3">
      <w:r>
        <w:br w:type="page"/>
      </w:r>
    </w:p>
    <w:p w14:paraId="2D400055" w14:textId="3AD90F94" w:rsidR="00280FDF" w:rsidRDefault="00280FDF" w:rsidP="00C51CD3">
      <w:r>
        <w:lastRenderedPageBreak/>
        <w:t>Main findings:</w:t>
      </w:r>
    </w:p>
    <w:p w14:paraId="7443B196" w14:textId="226C732B" w:rsidR="00DA7A09" w:rsidRPr="00F255E0" w:rsidRDefault="00BC181A" w:rsidP="00DA7A09">
      <w:pPr>
        <w:pStyle w:val="ListParagraph"/>
        <w:numPr>
          <w:ilvl w:val="0"/>
          <w:numId w:val="21"/>
        </w:numPr>
      </w:pPr>
      <w:proofErr w:type="gramStart"/>
      <w:r w:rsidRPr="00F255E0">
        <w:rPr>
          <w:rFonts w:ascii="Times New Roman" w:hAnsi="Times New Roman" w:cs="Times New Roman"/>
        </w:rPr>
        <w:t>max(</w:t>
      </w:r>
      <w:proofErr w:type="spellStart"/>
      <w:proofErr w:type="gramEnd"/>
      <w:r w:rsidRPr="00F255E0">
        <w:rPr>
          <w:rFonts w:ascii="Times New Roman" w:hAnsi="Times New Roman" w:cs="Times New Roman"/>
          <w:i/>
        </w:rPr>
        <w:t>P</w:t>
      </w:r>
      <w:r w:rsidRPr="00F255E0">
        <w:rPr>
          <w:rFonts w:ascii="Times New Roman" w:hAnsi="Times New Roman" w:cs="Times New Roman"/>
          <w:vertAlign w:val="subscript"/>
        </w:rPr>
        <w:t>tot</w:t>
      </w:r>
      <w:proofErr w:type="spellEnd"/>
      <w:r w:rsidRPr="00F255E0">
        <w:rPr>
          <w:rFonts w:ascii="Times New Roman" w:hAnsi="Times New Roman" w:cs="Times New Roman"/>
        </w:rPr>
        <w:t>)</w:t>
      </w:r>
      <w:r w:rsidRPr="00F255E0">
        <w:t xml:space="preserve"> </w:t>
      </w:r>
      <w:r w:rsidR="00280FDF" w:rsidRPr="00F255E0">
        <w:t xml:space="preserve"> = </w:t>
      </w:r>
      <w:r w:rsidR="002C66B1" w:rsidRPr="00F255E0">
        <w:t>3.60</w:t>
      </w:r>
      <w:r w:rsidR="00280FDF" w:rsidRPr="00F255E0">
        <w:t xml:space="preserve"> </w:t>
      </w:r>
      <w:r w:rsidR="00280FDF" w:rsidRPr="00F255E0">
        <w:rPr>
          <w:rFonts w:cstheme="minorHAnsi"/>
        </w:rPr>
        <w:t>±</w:t>
      </w:r>
      <w:r w:rsidR="00280FDF" w:rsidRPr="00F255E0">
        <w:t xml:space="preserve"> </w:t>
      </w:r>
      <w:r w:rsidR="00961A7A" w:rsidRPr="00F255E0">
        <w:t>2</w:t>
      </w:r>
      <w:r w:rsidR="002C66B1" w:rsidRPr="00F255E0">
        <w:t>.21</w:t>
      </w:r>
      <w:r w:rsidR="00961A7A" w:rsidRPr="00F255E0">
        <w:t xml:space="preserve"> (</w:t>
      </w:r>
      <w:r w:rsidR="00860147">
        <w:t>Figure S5</w:t>
      </w:r>
      <w:r w:rsidR="002C66B1" w:rsidRPr="00F255E0">
        <w:t>a</w:t>
      </w:r>
      <w:r w:rsidR="00961A7A" w:rsidRPr="00F255E0">
        <w:t xml:space="preserve">), Period = </w:t>
      </w:r>
      <w:r w:rsidR="002C66B1" w:rsidRPr="00F255E0">
        <w:t>43.9</w:t>
      </w:r>
      <w:r w:rsidR="00280FDF" w:rsidRPr="00F255E0">
        <w:t xml:space="preserve"> </w:t>
      </w:r>
      <w:r w:rsidR="00280FDF" w:rsidRPr="00F255E0">
        <w:rPr>
          <w:rFonts w:cstheme="minorHAnsi"/>
        </w:rPr>
        <w:t>±</w:t>
      </w:r>
      <w:r w:rsidR="00280FDF" w:rsidRPr="00F255E0">
        <w:t xml:space="preserve"> </w:t>
      </w:r>
      <w:r w:rsidR="002C66B1" w:rsidRPr="00F255E0">
        <w:t>25.4</w:t>
      </w:r>
      <w:r w:rsidR="00280FDF" w:rsidRPr="00F255E0">
        <w:t xml:space="preserve"> (</w:t>
      </w:r>
      <w:r w:rsidR="00860147">
        <w:t>Figure S5</w:t>
      </w:r>
      <w:r w:rsidR="002C66B1" w:rsidRPr="00F255E0">
        <w:t>b</w:t>
      </w:r>
      <w:r w:rsidR="00280FDF" w:rsidRPr="00F255E0">
        <w:t>).</w:t>
      </w:r>
    </w:p>
    <w:p w14:paraId="383AA32B" w14:textId="7F939D3B" w:rsidR="00DA7A09" w:rsidRPr="00F255E0" w:rsidRDefault="00280FDF" w:rsidP="00DA7A09">
      <w:pPr>
        <w:pStyle w:val="ListParagraph"/>
        <w:numPr>
          <w:ilvl w:val="0"/>
          <w:numId w:val="21"/>
        </w:numPr>
      </w:pPr>
      <w:r w:rsidRPr="00F255E0">
        <w:t xml:space="preserve">Period is strongly </w:t>
      </w:r>
      <w:r w:rsidR="00961A7A" w:rsidRPr="00F255E0">
        <w:t xml:space="preserve">negatively </w:t>
      </w:r>
      <w:r w:rsidRPr="00F255E0">
        <w:t xml:space="preserve">correlated with </w:t>
      </w:r>
      <w:r w:rsidR="001F3650" w:rsidRPr="00F255E0">
        <w:rPr>
          <w:rFonts w:ascii="Cambria" w:hAnsi="Cambria" w:cstheme="minorHAnsi"/>
          <w:i/>
          <w:iCs/>
        </w:rPr>
        <w:t>β</w:t>
      </w:r>
      <w:r w:rsidR="001F3650" w:rsidRPr="00F255E0">
        <w:rPr>
          <w:rFonts w:ascii="Cambria" w:hAnsi="Cambria" w:cstheme="minorHAnsi"/>
          <w:iCs/>
          <w:vertAlign w:val="subscript"/>
        </w:rPr>
        <w:t>max</w:t>
      </w:r>
      <w:r w:rsidR="00860147">
        <w:t xml:space="preserve"> (Figure S5</w:t>
      </w:r>
      <w:r w:rsidR="001F3650" w:rsidRPr="00F255E0">
        <w:t>c)</w:t>
      </w:r>
      <w:r w:rsidRPr="00F255E0">
        <w:t xml:space="preserve">, </w:t>
      </w:r>
      <w:r w:rsidR="00961A7A" w:rsidRPr="00F255E0">
        <w:t>as in SNF model</w:t>
      </w:r>
      <w:r w:rsidR="001F3650" w:rsidRPr="00F255E0">
        <w:rPr>
          <w:rFonts w:ascii="Cambria" w:hAnsi="Cambria" w:cstheme="minorHAnsi"/>
          <w:i/>
          <w:iCs/>
        </w:rPr>
        <w:t xml:space="preserve"> </w:t>
      </w:r>
      <w:r w:rsidR="001F3650" w:rsidRPr="00F255E0">
        <w:t>(Figure S</w:t>
      </w:r>
      <w:r w:rsidR="00860147">
        <w:t>3</w:t>
      </w:r>
      <w:r w:rsidR="001F3650" w:rsidRPr="00F255E0">
        <w:t>c)</w:t>
      </w:r>
      <w:r w:rsidRPr="00F255E0">
        <w:t xml:space="preserve">. </w:t>
      </w:r>
    </w:p>
    <w:p w14:paraId="5DD6C565" w14:textId="2EAD46F8" w:rsidR="00DA7A09" w:rsidRPr="00F255E0" w:rsidRDefault="00206C5F" w:rsidP="00DA7A09">
      <w:pPr>
        <w:pStyle w:val="ListParagraph"/>
        <w:numPr>
          <w:ilvl w:val="0"/>
          <w:numId w:val="21"/>
        </w:numPr>
      </w:pPr>
      <w:r w:rsidRPr="00F255E0">
        <w:t xml:space="preserve">Low </w:t>
      </w:r>
      <w:proofErr w:type="gramStart"/>
      <w:r w:rsidRPr="00F255E0">
        <w:rPr>
          <w:rFonts w:ascii="Times New Roman" w:hAnsi="Times New Roman" w:cs="Times New Roman"/>
        </w:rPr>
        <w:t>max(</w:t>
      </w:r>
      <w:proofErr w:type="spellStart"/>
      <w:proofErr w:type="gramEnd"/>
      <w:r w:rsidRPr="00F255E0">
        <w:rPr>
          <w:rFonts w:ascii="Times New Roman" w:hAnsi="Times New Roman" w:cs="Times New Roman"/>
          <w:i/>
        </w:rPr>
        <w:t>P</w:t>
      </w:r>
      <w:r w:rsidRPr="00F255E0">
        <w:rPr>
          <w:rFonts w:ascii="Times New Roman" w:hAnsi="Times New Roman" w:cs="Times New Roman"/>
          <w:vertAlign w:val="subscript"/>
        </w:rPr>
        <w:t>tot</w:t>
      </w:r>
      <w:proofErr w:type="spellEnd"/>
      <w:r w:rsidRPr="00F255E0">
        <w:rPr>
          <w:rFonts w:ascii="Times New Roman" w:hAnsi="Times New Roman" w:cs="Times New Roman"/>
        </w:rPr>
        <w:t xml:space="preserve">) still </w:t>
      </w:r>
      <w:r w:rsidRPr="00F255E0">
        <w:t xml:space="preserve">requires low </w:t>
      </w:r>
      <w:r w:rsidRPr="00F255E0">
        <w:rPr>
          <w:rFonts w:ascii="Cambria" w:hAnsi="Cambria" w:cstheme="minorHAnsi"/>
          <w:i/>
          <w:iCs/>
        </w:rPr>
        <w:t>β</w:t>
      </w:r>
      <w:r w:rsidRPr="00F255E0">
        <w:rPr>
          <w:rFonts w:ascii="Cambria" w:hAnsi="Cambria" w:cstheme="minorHAnsi"/>
          <w:iCs/>
          <w:vertAlign w:val="subscript"/>
        </w:rPr>
        <w:t>max</w:t>
      </w:r>
      <w:r w:rsidRPr="00F255E0" w:rsidDel="009845A3">
        <w:t xml:space="preserve"> </w:t>
      </w:r>
      <w:r w:rsidR="00860147">
        <w:t>(Figure S5</w:t>
      </w:r>
      <w:r w:rsidRPr="00F255E0">
        <w:t xml:space="preserve">e), but </w:t>
      </w:r>
      <w:r w:rsidR="00280FDF" w:rsidRPr="00F255E0">
        <w:t xml:space="preserve">is </w:t>
      </w:r>
      <w:r w:rsidR="00961A7A" w:rsidRPr="00F255E0">
        <w:t>less dependent</w:t>
      </w:r>
      <w:r w:rsidR="00280FDF" w:rsidRPr="00F255E0">
        <w:t xml:space="preserve"> on </w:t>
      </w:r>
      <w:r w:rsidRPr="00F255E0">
        <w:rPr>
          <w:rFonts w:ascii="Cambria" w:hAnsi="Cambria" w:cstheme="minorHAnsi"/>
          <w:i/>
          <w:iCs/>
        </w:rPr>
        <w:t>K</w:t>
      </w:r>
      <w:r w:rsidRPr="00F255E0">
        <w:rPr>
          <w:rFonts w:ascii="Cambria" w:hAnsi="Cambria" w:cstheme="minorHAnsi"/>
          <w:iCs/>
          <w:vertAlign w:val="subscript"/>
        </w:rPr>
        <w:t>m</w:t>
      </w:r>
      <w:r w:rsidR="00961A7A" w:rsidRPr="00F255E0">
        <w:t xml:space="preserve"> (</w:t>
      </w:r>
      <w:r w:rsidR="00860147">
        <w:t>Figure S5</w:t>
      </w:r>
      <w:r w:rsidRPr="00F255E0">
        <w:t>d</w:t>
      </w:r>
      <w:r w:rsidR="00961A7A" w:rsidRPr="00F255E0">
        <w:t>)</w:t>
      </w:r>
      <w:r w:rsidR="00280FDF" w:rsidRPr="00F255E0">
        <w:t>.</w:t>
      </w:r>
    </w:p>
    <w:p w14:paraId="5622A008" w14:textId="3E1BADE0" w:rsidR="00DA7A09" w:rsidRPr="00F255E0" w:rsidRDefault="006F73B1" w:rsidP="00DA7A09">
      <w:pPr>
        <w:pStyle w:val="ListParagraph"/>
        <w:numPr>
          <w:ilvl w:val="0"/>
          <w:numId w:val="21"/>
        </w:numPr>
      </w:pPr>
      <w:r w:rsidRPr="00F255E0">
        <w:t xml:space="preserve">Like the NNF model, </w:t>
      </w:r>
      <w:r w:rsidR="009C567F" w:rsidRPr="00F255E0">
        <w:rPr>
          <w:rFonts w:ascii="Times New Roman" w:hAnsi="Times New Roman" w:cs="Times New Roman"/>
          <w:i/>
        </w:rPr>
        <w:t>α</w:t>
      </w:r>
      <w:r w:rsidR="009C567F" w:rsidRPr="00F255E0">
        <w:t xml:space="preserve"> and </w:t>
      </w:r>
      <w:r w:rsidR="009C567F" w:rsidRPr="00F255E0">
        <w:rPr>
          <w:rFonts w:ascii="Cambria" w:hAnsi="Cambria" w:cstheme="minorHAnsi"/>
          <w:i/>
          <w:iCs/>
        </w:rPr>
        <w:t>A</w:t>
      </w:r>
      <w:r w:rsidR="009C567F" w:rsidRPr="00F255E0">
        <w:rPr>
          <w:rFonts w:ascii="Cambria" w:hAnsi="Cambria" w:cstheme="minorHAnsi"/>
          <w:iCs/>
          <w:vertAlign w:val="subscript"/>
        </w:rPr>
        <w:t>MAX</w:t>
      </w:r>
      <w:r w:rsidR="009C567F" w:rsidRPr="00F255E0" w:rsidDel="003E44C1">
        <w:t xml:space="preserve"> </w:t>
      </w:r>
      <w:r w:rsidR="009C567F" w:rsidRPr="00F255E0">
        <w:t>are</w:t>
      </w:r>
      <w:r w:rsidR="00860147">
        <w:t xml:space="preserve"> no longer correlated (Figure S5</w:t>
      </w:r>
      <w:r w:rsidR="009C567F" w:rsidRPr="00F255E0">
        <w:t>g)</w:t>
      </w:r>
      <w:r w:rsidR="00342834" w:rsidRPr="00F255E0">
        <w:t>, nor are</w:t>
      </w:r>
      <w:r w:rsidR="009C567F" w:rsidRPr="00F255E0">
        <w:t xml:space="preserve"> </w:t>
      </w:r>
      <w:r w:rsidR="009C567F" w:rsidRPr="00F255E0">
        <w:rPr>
          <w:rFonts w:ascii="Cambria" w:hAnsi="Cambria" w:cstheme="minorHAnsi"/>
          <w:i/>
          <w:iCs/>
        </w:rPr>
        <w:t>A</w:t>
      </w:r>
      <w:r w:rsidR="009C567F" w:rsidRPr="00F255E0">
        <w:rPr>
          <w:rFonts w:ascii="Cambria" w:hAnsi="Cambria" w:cstheme="minorHAnsi"/>
          <w:iCs/>
          <w:vertAlign w:val="subscript"/>
        </w:rPr>
        <w:t>MAX</w:t>
      </w:r>
      <w:r w:rsidR="009C567F" w:rsidRPr="00F255E0">
        <w:rPr>
          <w:rFonts w:ascii="Cambria" w:hAnsi="Cambria" w:cstheme="minorHAnsi"/>
          <w:iCs/>
        </w:rPr>
        <w:t xml:space="preserve"> and </w:t>
      </w:r>
      <w:r w:rsidR="009C567F" w:rsidRPr="00F255E0">
        <w:rPr>
          <w:rFonts w:ascii="Cambria" w:hAnsi="Cambria" w:cstheme="minorHAnsi"/>
          <w:i/>
          <w:iCs/>
        </w:rPr>
        <w:t>K</w:t>
      </w:r>
      <w:r w:rsidR="009C567F" w:rsidRPr="00F255E0">
        <w:rPr>
          <w:rFonts w:ascii="Cambria" w:hAnsi="Cambria" w:cstheme="minorHAnsi"/>
          <w:iCs/>
          <w:vertAlign w:val="subscript"/>
        </w:rPr>
        <w:t>A</w:t>
      </w:r>
      <w:r w:rsidR="00860147">
        <w:t xml:space="preserve"> (Figure S5</w:t>
      </w:r>
      <w:r w:rsidR="009C567F" w:rsidRPr="00F255E0">
        <w:t xml:space="preserve">h). </w:t>
      </w:r>
      <w:r w:rsidR="009C567F" w:rsidRPr="00F255E0">
        <w:rPr>
          <w:rFonts w:ascii="Cambria" w:hAnsi="Cambria" w:cstheme="minorHAnsi"/>
          <w:iCs/>
        </w:rPr>
        <w:t xml:space="preserve"> But </w:t>
      </w:r>
      <w:r w:rsidR="009C567F" w:rsidRPr="00F255E0">
        <w:rPr>
          <w:rFonts w:ascii="Times New Roman" w:hAnsi="Times New Roman" w:cs="Times New Roman"/>
          <w:i/>
        </w:rPr>
        <w:t>α</w:t>
      </w:r>
      <w:r w:rsidR="009C567F" w:rsidRPr="00F255E0" w:rsidDel="003E44C1">
        <w:t xml:space="preserve"> </w:t>
      </w:r>
      <w:r w:rsidR="009C567F" w:rsidRPr="00F255E0">
        <w:t xml:space="preserve">and </w:t>
      </w:r>
      <w:r w:rsidR="009C567F" w:rsidRPr="00F255E0">
        <w:rPr>
          <w:rFonts w:ascii="Cambria" w:hAnsi="Cambria" w:cstheme="minorHAnsi"/>
          <w:i/>
          <w:iCs/>
        </w:rPr>
        <w:t>K</w:t>
      </w:r>
      <w:r w:rsidR="009C567F" w:rsidRPr="00F255E0">
        <w:rPr>
          <w:rFonts w:ascii="Cambria" w:hAnsi="Cambria" w:cstheme="minorHAnsi"/>
          <w:iCs/>
          <w:vertAlign w:val="subscript"/>
        </w:rPr>
        <w:t>A</w:t>
      </w:r>
      <w:r w:rsidR="009C567F" w:rsidRPr="00F255E0">
        <w:t xml:space="preserve"> are strongly </w:t>
      </w:r>
      <w:r w:rsidR="00860147">
        <w:t>positively correlated (Figure S5</w:t>
      </w:r>
      <w:r w:rsidR="009C567F" w:rsidRPr="00F255E0">
        <w:t>i).</w:t>
      </w:r>
    </w:p>
    <w:p w14:paraId="47B93EDB" w14:textId="45C87C75" w:rsidR="00DA7A09" w:rsidRPr="00F255E0" w:rsidRDefault="006F73B1" w:rsidP="00DA7A09">
      <w:pPr>
        <w:pStyle w:val="ListParagraph"/>
        <w:numPr>
          <w:ilvl w:val="0"/>
          <w:numId w:val="21"/>
        </w:numPr>
      </w:pPr>
      <w:r w:rsidRPr="00F255E0">
        <w:t>For most of the optimized parameter sets</w:t>
      </w:r>
      <w:r w:rsidR="00342834" w:rsidRPr="00F255E0">
        <w:t>,</w:t>
      </w:r>
      <w:r w:rsidRPr="00F255E0">
        <w:t xml:space="preserve"> the time-scale parameter </w:t>
      </w:r>
      <w:r w:rsidR="00342834" w:rsidRPr="00F255E0">
        <w:rPr>
          <w:rFonts w:ascii="Cambria" w:hAnsi="Cambria" w:cstheme="minorHAnsi"/>
          <w:i/>
          <w:iCs/>
        </w:rPr>
        <w:t>δ</w:t>
      </w:r>
      <w:r w:rsidRPr="00F255E0">
        <w:t xml:space="preserve"> &gt; 1 (</w:t>
      </w:r>
      <w:r w:rsidR="00860147">
        <w:t>Figure S5</w:t>
      </w:r>
      <w:r w:rsidR="00342834" w:rsidRPr="00F255E0">
        <w:t>j</w:t>
      </w:r>
      <w:r w:rsidRPr="00F255E0">
        <w:t xml:space="preserve">), </w:t>
      </w:r>
      <w:r w:rsidR="00207BC5" w:rsidRPr="00F255E0">
        <w:t xml:space="preserve">and in all cases </w:t>
      </w:r>
      <w:r w:rsidR="00342834" w:rsidRPr="00F255E0">
        <w:rPr>
          <w:rFonts w:ascii="Times New Roman" w:hAnsi="Times New Roman" w:cs="Times New Roman"/>
          <w:i/>
        </w:rPr>
        <w:t>ε</w:t>
      </w:r>
      <w:r w:rsidR="00207BC5" w:rsidRPr="00F255E0">
        <w:t xml:space="preserve"> &lt;&lt; 1 (</w:t>
      </w:r>
      <w:r w:rsidR="00860147">
        <w:t>Figure S5</w:t>
      </w:r>
      <w:r w:rsidR="00342834" w:rsidRPr="00F255E0">
        <w:t>j</w:t>
      </w:r>
      <w:r w:rsidR="00207BC5" w:rsidRPr="00F255E0">
        <w:t>)</w:t>
      </w:r>
      <w:r w:rsidR="00247547" w:rsidRPr="00F255E0">
        <w:t xml:space="preserve">. Note that </w:t>
      </w:r>
      <w:r w:rsidR="00247547" w:rsidRPr="00F255E0">
        <w:rPr>
          <w:rFonts w:ascii="Times New Roman" w:hAnsi="Times New Roman" w:cs="Times New Roman"/>
          <w:i/>
        </w:rPr>
        <w:t>ε</w:t>
      </w:r>
      <w:r w:rsidR="00247547" w:rsidRPr="00F255E0">
        <w:t xml:space="preserve"> </w:t>
      </w:r>
      <w:r w:rsidR="00207BC5" w:rsidRPr="00F255E0">
        <w:t xml:space="preserve">is the ‘background’ rate of </w:t>
      </w:r>
      <w:r w:rsidR="00207BC5" w:rsidRPr="00F255E0">
        <w:rPr>
          <w:i/>
        </w:rPr>
        <w:t>Per</w:t>
      </w:r>
      <w:r w:rsidR="00207BC5" w:rsidRPr="00F255E0">
        <w:t xml:space="preserve"> gene transcription when </w:t>
      </w:r>
      <w:r w:rsidR="00207BC5" w:rsidRPr="00F255E0">
        <w:rPr>
          <w:rFonts w:ascii="Times New Roman" w:hAnsi="Times New Roman" w:cs="Times New Roman"/>
          <w:i/>
        </w:rPr>
        <w:t>R</w:t>
      </w:r>
      <w:r w:rsidR="00207BC5" w:rsidRPr="00F255E0">
        <w:rPr>
          <w:rFonts w:ascii="Times New Roman" w:hAnsi="Times New Roman" w:cs="Times New Roman"/>
        </w:rPr>
        <w:t>(</w:t>
      </w:r>
      <w:r w:rsidR="00207BC5" w:rsidRPr="00F255E0">
        <w:rPr>
          <w:rFonts w:ascii="Times New Roman" w:hAnsi="Times New Roman" w:cs="Times New Roman"/>
          <w:i/>
        </w:rPr>
        <w:t>t</w:t>
      </w:r>
      <w:r w:rsidR="00207BC5" w:rsidRPr="00F255E0">
        <w:rPr>
          <w:rFonts w:ascii="Times New Roman" w:hAnsi="Times New Roman" w:cs="Times New Roman"/>
        </w:rPr>
        <w:t>)</w:t>
      </w:r>
      <w:r w:rsidR="00207BC5" w:rsidRPr="00F255E0">
        <w:t xml:space="preserve"> = 0. </w:t>
      </w:r>
      <w:r w:rsidR="005372A9" w:rsidRPr="00F255E0">
        <w:t xml:space="preserve">The parameter </w:t>
      </w:r>
      <w:r w:rsidR="00266CF2" w:rsidRPr="00F255E0">
        <w:rPr>
          <w:rFonts w:ascii="Times New Roman" w:hAnsi="Times New Roman" w:cs="Times New Roman"/>
          <w:i/>
        </w:rPr>
        <w:t>ε</w:t>
      </w:r>
      <w:r w:rsidR="00266CF2" w:rsidRPr="00F255E0">
        <w:t xml:space="preserve"> </w:t>
      </w:r>
      <w:r w:rsidR="005372A9" w:rsidRPr="00F255E0">
        <w:t xml:space="preserve">was introduced to avoid </w:t>
      </w:r>
      <w:r w:rsidR="00F255E0">
        <w:t>the</w:t>
      </w:r>
      <w:r w:rsidR="00F255E0" w:rsidRPr="00F255E0">
        <w:t xml:space="preserve"> </w:t>
      </w:r>
      <w:r w:rsidR="005372A9" w:rsidRPr="00F255E0">
        <w:t>trivial steady state</w:t>
      </w:r>
      <w:r w:rsidR="000842CA" w:rsidRPr="00F255E0">
        <w:t xml:space="preserve">, which </w:t>
      </w:r>
      <w:r w:rsidR="00F255E0">
        <w:t>often prevents the simulation to generate the oscillatory solution</w:t>
      </w:r>
      <w:r w:rsidR="000842CA" w:rsidRPr="00F255E0">
        <w:t xml:space="preserve">. </w:t>
      </w:r>
    </w:p>
    <w:p w14:paraId="686FF018" w14:textId="152245A8" w:rsidR="007C4548" w:rsidRPr="00F255E0" w:rsidRDefault="00DA7A09" w:rsidP="007C4548">
      <w:pPr>
        <w:pStyle w:val="ListParagraph"/>
        <w:numPr>
          <w:ilvl w:val="0"/>
          <w:numId w:val="21"/>
        </w:numPr>
      </w:pPr>
      <w:r w:rsidRPr="00F255E0">
        <w:rPr>
          <w:rFonts w:ascii="Times New Roman" w:hAnsi="Times New Roman" w:cs="Times New Roman"/>
          <w:i/>
        </w:rPr>
        <w:t>A</w:t>
      </w:r>
      <w:r w:rsidRPr="00F255E0">
        <w:rPr>
          <w:rFonts w:ascii="Times New Roman" w:hAnsi="Times New Roman" w:cs="Times New Roman"/>
          <w:vertAlign w:val="subscript"/>
        </w:rPr>
        <w:t>MAX</w:t>
      </w:r>
      <w:r w:rsidRPr="00F255E0">
        <w:t xml:space="preserve"> and </w:t>
      </w:r>
      <w:r w:rsidRPr="00F255E0">
        <w:rPr>
          <w:rFonts w:ascii="Times New Roman" w:hAnsi="Times New Roman" w:cs="Times New Roman"/>
          <w:i/>
        </w:rPr>
        <w:t>R</w:t>
      </w:r>
      <w:r w:rsidRPr="00F255E0">
        <w:rPr>
          <w:rFonts w:ascii="Times New Roman" w:hAnsi="Times New Roman" w:cs="Times New Roman"/>
          <w:vertAlign w:val="subscript"/>
        </w:rPr>
        <w:t>MAX</w:t>
      </w:r>
      <w:r w:rsidRPr="00F255E0">
        <w:t xml:space="preserve"> are </w:t>
      </w:r>
      <w:r w:rsidR="00786517" w:rsidRPr="00F255E0">
        <w:t>strongly negatively correlated (</w:t>
      </w:r>
      <w:r w:rsidR="00860147">
        <w:t>Figure S5</w:t>
      </w:r>
      <w:r w:rsidR="000842CA" w:rsidRPr="00F255E0">
        <w:t>k</w:t>
      </w:r>
      <w:r w:rsidR="00280FDF" w:rsidRPr="00F255E0">
        <w:t>)</w:t>
      </w:r>
      <w:r w:rsidRPr="00F255E0">
        <w:t xml:space="preserve">, opposite to the relation between </w:t>
      </w:r>
      <w:r w:rsidRPr="00F255E0">
        <w:rPr>
          <w:rFonts w:ascii="Times New Roman" w:hAnsi="Times New Roman" w:cs="Times New Roman"/>
          <w:i/>
        </w:rPr>
        <w:t>A</w:t>
      </w:r>
      <w:r w:rsidRPr="00F255E0">
        <w:rPr>
          <w:rFonts w:ascii="Times New Roman" w:hAnsi="Times New Roman" w:cs="Times New Roman"/>
          <w:vertAlign w:val="subscript"/>
        </w:rPr>
        <w:t>MAX</w:t>
      </w:r>
      <w:r w:rsidRPr="00F255E0">
        <w:t xml:space="preserve"> and </w:t>
      </w:r>
      <w:r w:rsidRPr="00F255E0">
        <w:rPr>
          <w:rFonts w:ascii="Times New Roman" w:hAnsi="Times New Roman" w:cs="Times New Roman"/>
          <w:i/>
        </w:rPr>
        <w:t>V</w:t>
      </w:r>
      <w:r w:rsidRPr="00F255E0">
        <w:rPr>
          <w:rFonts w:ascii="Times New Roman" w:hAnsi="Times New Roman" w:cs="Times New Roman"/>
          <w:vertAlign w:val="subscript"/>
        </w:rPr>
        <w:t>MAX</w:t>
      </w:r>
      <w:r w:rsidR="00860147">
        <w:t xml:space="preserve"> in the NNF model (Figure S4</w:t>
      </w:r>
      <w:r w:rsidRPr="00F255E0">
        <w:t>n)</w:t>
      </w:r>
      <w:r w:rsidR="00280FDF" w:rsidRPr="00F255E0">
        <w:t>.</w:t>
      </w:r>
      <w:r w:rsidR="000842CA" w:rsidRPr="00F255E0">
        <w:t xml:space="preserve"> </w:t>
      </w:r>
      <w:r w:rsidR="006A49AB" w:rsidRPr="00F255E0">
        <w:t>Since BMAL and ROR enhance the expression of each other, this negative relation probably helps stabiliz</w:t>
      </w:r>
      <w:r w:rsidR="00266CF2" w:rsidRPr="00F255E0">
        <w:t>e</w:t>
      </w:r>
      <w:r w:rsidR="006A49AB" w:rsidRPr="00F255E0">
        <w:t xml:space="preserve"> the BMAL level (recall that the best sets for the SNF model have </w:t>
      </w:r>
      <w:r w:rsidR="006A49AB" w:rsidRPr="00F255E0">
        <w:rPr>
          <w:rFonts w:ascii="Times New Roman" w:hAnsi="Times New Roman" w:cs="Times New Roman"/>
          <w:i/>
        </w:rPr>
        <w:t>A</w:t>
      </w:r>
      <w:r w:rsidR="006A49AB" w:rsidRPr="00F255E0">
        <w:rPr>
          <w:rFonts w:ascii="Times New Roman" w:hAnsi="Times New Roman" w:cs="Times New Roman"/>
          <w:vertAlign w:val="subscript"/>
        </w:rPr>
        <w:t>T</w:t>
      </w:r>
      <w:r w:rsidR="006A49AB" w:rsidRPr="00F255E0">
        <w:rPr>
          <w:rFonts w:ascii="Times New Roman" w:hAnsi="Times New Roman" w:cs="Times New Roman"/>
        </w:rPr>
        <w:t xml:space="preserve"> </w:t>
      </w:r>
      <w:r w:rsidR="006A49AB" w:rsidRPr="00F255E0">
        <w:t>in a narrow range).</w:t>
      </w:r>
    </w:p>
    <w:p w14:paraId="0B784576" w14:textId="7920AD80" w:rsidR="00280FDF" w:rsidRPr="00F255E0" w:rsidRDefault="007C4548" w:rsidP="007C4548">
      <w:pPr>
        <w:pStyle w:val="ListParagraph"/>
        <w:numPr>
          <w:ilvl w:val="0"/>
          <w:numId w:val="21"/>
        </w:numPr>
      </w:pPr>
      <w:r w:rsidRPr="00F255E0">
        <w:t xml:space="preserve">Although the parameter </w:t>
      </w:r>
      <w:r w:rsidRPr="00F255E0">
        <w:rPr>
          <w:rFonts w:ascii="Times New Roman" w:hAnsi="Times New Roman" w:cs="Times New Roman"/>
          <w:i/>
        </w:rPr>
        <w:t>R</w:t>
      </w:r>
      <w:r w:rsidRPr="00F255E0">
        <w:rPr>
          <w:rFonts w:ascii="Times New Roman" w:hAnsi="Times New Roman" w:cs="Times New Roman"/>
          <w:vertAlign w:val="subscript"/>
        </w:rPr>
        <w:t>MAX</w:t>
      </w:r>
      <w:r w:rsidRPr="00F255E0">
        <w:rPr>
          <w:rFonts w:ascii="Times New Roman" w:hAnsi="Times New Roman" w:cs="Times New Roman"/>
        </w:rPr>
        <w:t xml:space="preserve"> </w:t>
      </w:r>
      <w:r w:rsidRPr="00F255E0">
        <w:t xml:space="preserve">and the output </w:t>
      </w:r>
      <w:r w:rsidRPr="00F255E0">
        <w:rPr>
          <w:rFonts w:ascii="Times New Roman" w:hAnsi="Times New Roman" w:cs="Times New Roman"/>
        </w:rPr>
        <w:t>max(</w:t>
      </w:r>
      <w:r w:rsidRPr="00F255E0">
        <w:rPr>
          <w:rFonts w:ascii="Times New Roman" w:hAnsi="Times New Roman" w:cs="Times New Roman"/>
          <w:i/>
        </w:rPr>
        <w:t>R</w:t>
      </w:r>
      <w:r w:rsidRPr="00F255E0">
        <w:rPr>
          <w:rFonts w:ascii="Times New Roman" w:hAnsi="Times New Roman" w:cs="Times New Roman"/>
        </w:rPr>
        <w:t>)</w:t>
      </w:r>
      <w:r w:rsidRPr="00F255E0">
        <w:t xml:space="preserve"> are</w:t>
      </w:r>
      <w:r w:rsidR="0000573E" w:rsidRPr="00F255E0">
        <w:t xml:space="preserve"> positively correlated as expected, the top sets are associated with </w:t>
      </w:r>
      <w:r w:rsidR="0000573E" w:rsidRPr="00F255E0">
        <w:rPr>
          <w:rFonts w:ascii="Times New Roman" w:hAnsi="Times New Roman" w:cs="Times New Roman"/>
        </w:rPr>
        <w:t>max(</w:t>
      </w:r>
      <w:r w:rsidR="0000573E" w:rsidRPr="00F255E0">
        <w:rPr>
          <w:rFonts w:ascii="Times New Roman" w:hAnsi="Times New Roman" w:cs="Times New Roman"/>
          <w:i/>
        </w:rPr>
        <w:t>R</w:t>
      </w:r>
      <w:r w:rsidR="0000573E" w:rsidRPr="00F255E0">
        <w:rPr>
          <w:rFonts w:ascii="Times New Roman" w:hAnsi="Times New Roman" w:cs="Times New Roman"/>
        </w:rPr>
        <w:t>)</w:t>
      </w:r>
      <w:r w:rsidR="00231546" w:rsidRPr="00F255E0">
        <w:rPr>
          <w:rFonts w:ascii="Times New Roman" w:hAnsi="Times New Roman" w:cs="Times New Roman"/>
        </w:rPr>
        <w:t xml:space="preserve"> </w:t>
      </w:r>
      <w:r w:rsidR="00231546" w:rsidRPr="00F255E0">
        <w:t>&lt;&lt; 1</w:t>
      </w:r>
      <w:r w:rsidR="0073778D">
        <w:t xml:space="preserve"> (Figure S5l)</w:t>
      </w:r>
      <w:r w:rsidR="0000573E" w:rsidRPr="00F255E0">
        <w:t>.</w:t>
      </w:r>
      <w:r w:rsidR="001D1B7A" w:rsidRPr="00F255E0">
        <w:t xml:space="preserve"> Recall that the non</w:t>
      </w:r>
      <w:r w:rsidR="006B0DB4" w:rsidRPr="00F255E0">
        <w:t>-</w:t>
      </w:r>
      <w:proofErr w:type="spellStart"/>
      <w:r w:rsidR="006B0DB4" w:rsidRPr="00F255E0">
        <w:t>d</w:t>
      </w:r>
      <w:r w:rsidR="001D1B7A" w:rsidRPr="00F255E0">
        <w:t>imensionalized</w:t>
      </w:r>
      <w:proofErr w:type="spellEnd"/>
      <w:r w:rsidR="001D1B7A" w:rsidRPr="00F255E0">
        <w:t xml:space="preserve"> dissociation constant between ROR and the </w:t>
      </w:r>
      <w:proofErr w:type="spellStart"/>
      <w:r w:rsidR="001D1B7A" w:rsidRPr="00F255E0">
        <w:rPr>
          <w:i/>
        </w:rPr>
        <w:t>Bmal</w:t>
      </w:r>
      <w:proofErr w:type="spellEnd"/>
      <w:r w:rsidR="001D1B7A" w:rsidRPr="00F255E0">
        <w:t xml:space="preserve"> gene is 1. </w:t>
      </w:r>
      <w:r w:rsidR="0000573E" w:rsidRPr="00F255E0">
        <w:t xml:space="preserve"> </w:t>
      </w:r>
      <w:r w:rsidR="001D1B7A" w:rsidRPr="00F255E0">
        <w:rPr>
          <w:rFonts w:ascii="Times New Roman" w:hAnsi="Times New Roman" w:cs="Times New Roman"/>
        </w:rPr>
        <w:t>max(</w:t>
      </w:r>
      <w:r w:rsidR="001D1B7A" w:rsidRPr="00F255E0">
        <w:rPr>
          <w:rFonts w:ascii="Times New Roman" w:hAnsi="Times New Roman" w:cs="Times New Roman"/>
          <w:i/>
        </w:rPr>
        <w:t>R</w:t>
      </w:r>
      <w:r w:rsidR="001D1B7A" w:rsidRPr="00F255E0">
        <w:rPr>
          <w:rFonts w:ascii="Times New Roman" w:hAnsi="Times New Roman" w:cs="Times New Roman"/>
        </w:rPr>
        <w:t xml:space="preserve">) </w:t>
      </w:r>
      <w:r w:rsidR="001D1B7A" w:rsidRPr="00F255E0">
        <w:t>&lt;&lt; 1 indicates that robust oscillation is favored by ROR level</w:t>
      </w:r>
      <w:r w:rsidR="006B0DB4" w:rsidRPr="00F255E0">
        <w:t>s</w:t>
      </w:r>
      <w:r w:rsidR="001D1B7A" w:rsidRPr="00F255E0">
        <w:t xml:space="preserve"> far below</w:t>
      </w:r>
      <w:r w:rsidR="006B0DB4" w:rsidRPr="00F255E0">
        <w:t xml:space="preserve"> levels</w:t>
      </w:r>
      <w:r w:rsidR="001D1B7A" w:rsidRPr="00F255E0">
        <w:t xml:space="preserve"> that saturate </w:t>
      </w:r>
      <w:r w:rsidR="006B0DB4" w:rsidRPr="00F255E0">
        <w:t xml:space="preserve">binding to </w:t>
      </w:r>
      <w:r w:rsidR="001D1B7A" w:rsidRPr="00F255E0">
        <w:t xml:space="preserve">the </w:t>
      </w:r>
      <w:proofErr w:type="spellStart"/>
      <w:r w:rsidR="001D1B7A" w:rsidRPr="00F255E0">
        <w:rPr>
          <w:i/>
        </w:rPr>
        <w:t>Bmal</w:t>
      </w:r>
      <w:proofErr w:type="spellEnd"/>
      <w:r w:rsidR="001D1B7A" w:rsidRPr="00F255E0">
        <w:rPr>
          <w:i/>
        </w:rPr>
        <w:t xml:space="preserve"> </w:t>
      </w:r>
      <w:r w:rsidR="001D1B7A" w:rsidRPr="00F255E0">
        <w:t>gene</w:t>
      </w:r>
      <w:r w:rsidR="002A4B70" w:rsidRPr="00F255E0">
        <w:t xml:space="preserve">, presumably </w:t>
      </w:r>
      <w:r w:rsidR="006B0DB4" w:rsidRPr="00F255E0">
        <w:t xml:space="preserve">by </w:t>
      </w:r>
      <w:r w:rsidR="002A4B70" w:rsidRPr="00F255E0">
        <w:t>maintaining sensitivity of the auxiliary positive feedback loop.</w:t>
      </w:r>
    </w:p>
    <w:p w14:paraId="1B145F22" w14:textId="0FA706DE" w:rsidR="001F19E3" w:rsidRDefault="001F19E3" w:rsidP="001F19E3">
      <w:pPr>
        <w:pStyle w:val="Heading1"/>
        <w:spacing w:before="360"/>
      </w:pPr>
      <w:bookmarkStart w:id="44" w:name="_Toc94221643"/>
      <w:r>
        <w:rPr>
          <w:bCs/>
          <w:color w:val="FF0000"/>
        </w:rPr>
        <w:t xml:space="preserve">Period dependence on fold-changes in </w:t>
      </w:r>
      <w:r w:rsidRPr="00164D4D">
        <w:rPr>
          <w:bCs/>
          <w:i/>
          <w:color w:val="FF0000"/>
        </w:rPr>
        <w:t>Bmal1</w:t>
      </w:r>
      <w:r>
        <w:rPr>
          <w:bCs/>
          <w:i/>
          <w:color w:val="FF0000"/>
        </w:rPr>
        <w:t xml:space="preserve"> </w:t>
      </w:r>
      <w:r>
        <w:rPr>
          <w:bCs/>
          <w:color w:val="FF0000"/>
        </w:rPr>
        <w:t xml:space="preserve">and </w:t>
      </w:r>
      <w:r>
        <w:rPr>
          <w:bCs/>
          <w:i/>
          <w:color w:val="FF0000"/>
        </w:rPr>
        <w:t>Per</w:t>
      </w:r>
      <w:r>
        <w:rPr>
          <w:bCs/>
          <w:color w:val="FF0000"/>
        </w:rPr>
        <w:t xml:space="preserve"> expression</w:t>
      </w:r>
      <w:bookmarkEnd w:id="44"/>
    </w:p>
    <w:p w14:paraId="195F8E3E" w14:textId="0F93616F" w:rsidR="001F19E3" w:rsidRDefault="008E1307" w:rsidP="001F19E3">
      <w:pPr>
        <w:rPr>
          <w:color w:val="FF0000"/>
        </w:rPr>
      </w:pPr>
      <w:r>
        <w:rPr>
          <w:color w:val="FF0000"/>
        </w:rPr>
        <w:t xml:space="preserve">Figures S6 and S7 show the dependence of oscillatory period on </w:t>
      </w:r>
      <w:r w:rsidRPr="008E1307">
        <w:rPr>
          <w:i/>
          <w:color w:val="FF0000"/>
        </w:rPr>
        <w:t>Bmal1</w:t>
      </w:r>
      <w:r>
        <w:rPr>
          <w:color w:val="FF0000"/>
        </w:rPr>
        <w:t xml:space="preserve"> expression (</w:t>
      </w:r>
      <w:r w:rsidRPr="00614EFC">
        <w:rPr>
          <w:rFonts w:ascii="Cambria" w:hAnsi="Cambria"/>
          <w:i/>
          <w:color w:val="FF0000"/>
        </w:rPr>
        <w:t>A</w:t>
      </w:r>
      <w:r w:rsidRPr="00614EFC">
        <w:rPr>
          <w:rFonts w:ascii="Cambria" w:hAnsi="Cambria"/>
          <w:color w:val="FF0000"/>
          <w:vertAlign w:val="subscript"/>
        </w:rPr>
        <w:t>T</w:t>
      </w:r>
      <w:r>
        <w:rPr>
          <w:color w:val="FF0000"/>
        </w:rPr>
        <w:t xml:space="preserve"> or </w:t>
      </w:r>
      <w:r w:rsidRPr="00614EFC">
        <w:rPr>
          <w:rFonts w:ascii="Cambria" w:hAnsi="Cambria"/>
          <w:i/>
          <w:color w:val="FF0000"/>
        </w:rPr>
        <w:t>A</w:t>
      </w:r>
      <w:r w:rsidRPr="00614EFC">
        <w:rPr>
          <w:rFonts w:ascii="Cambria" w:hAnsi="Cambria"/>
          <w:color w:val="FF0000"/>
          <w:vertAlign w:val="subscript"/>
        </w:rPr>
        <w:t>MAX</w:t>
      </w:r>
      <w:r>
        <w:rPr>
          <w:color w:val="FF0000"/>
        </w:rPr>
        <w:t xml:space="preserve">) and on </w:t>
      </w:r>
      <w:r w:rsidRPr="008E1307">
        <w:rPr>
          <w:i/>
          <w:color w:val="FF0000"/>
        </w:rPr>
        <w:t>Per</w:t>
      </w:r>
      <w:r>
        <w:rPr>
          <w:color w:val="FF0000"/>
        </w:rPr>
        <w:t xml:space="preserve"> expression (</w:t>
      </w:r>
      <w:r w:rsidRPr="00614EFC">
        <w:rPr>
          <w:rFonts w:ascii="Cambria" w:hAnsi="Cambria" w:cstheme="minorHAnsi"/>
          <w:i/>
          <w:color w:val="FF0000"/>
        </w:rPr>
        <w:t>α</w:t>
      </w:r>
      <w:r>
        <w:rPr>
          <w:color w:val="FF0000"/>
        </w:rPr>
        <w:t xml:space="preserve">), respectively, for L- and M-type models (linear- and </w:t>
      </w:r>
      <w:proofErr w:type="spellStart"/>
      <w:r>
        <w:rPr>
          <w:color w:val="FF0000"/>
        </w:rPr>
        <w:t>Michaelian</w:t>
      </w:r>
      <w:proofErr w:type="spellEnd"/>
      <w:r>
        <w:rPr>
          <w:color w:val="FF0000"/>
        </w:rPr>
        <w:t>-degradation of nuclear PER). On each figure we indicate a measure of the relative change in period,</w:t>
      </w:r>
    </w:p>
    <w:p w14:paraId="240D86E3" w14:textId="7F0E1069" w:rsidR="008E1307" w:rsidRDefault="008E1307" w:rsidP="001F19E3">
      <w:pPr>
        <w:rPr>
          <w:color w:val="FF0000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FF0000"/>
            </w:rPr>
            <m:t>Δ</m:t>
          </m:r>
          <m:r>
            <w:rPr>
              <w:rFonts w:ascii="Cambria Math" w:hAnsi="Cambria Math"/>
              <w:color w:val="FF000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</w:rPr>
                    <m:t>T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/>
                      <w:color w:val="FF0000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color w:val="FF000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</w:rPr>
                    <m:t>T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/>
                      <w:color w:val="FF0000"/>
                    </w:rPr>
                    <m:t>min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T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ambria Math" w:hAnsi="Cambria Math"/>
                          <w:color w:val="FF0000"/>
                        </w:rPr>
                        <m:t>max</m:t>
                      </m:r>
                    </m:sub>
                  </m:sSub>
                  <m:r>
                    <w:rPr>
                      <w:rFonts w:ascii="Cambria Math" w:hAnsi="Cambria Math"/>
                      <w:color w:val="FF0000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T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ambria Math" w:hAnsi="Cambria Math"/>
                          <w:color w:val="FF0000"/>
                        </w:rPr>
                        <m:t>min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FF0000"/>
                </w:rPr>
                <m:t>/2</m:t>
              </m:r>
            </m:den>
          </m:f>
        </m:oMath>
      </m:oMathPara>
    </w:p>
    <w:p w14:paraId="6460CFF1" w14:textId="6A187BA5" w:rsidR="008E1307" w:rsidRDefault="008E1307" w:rsidP="001F19E3">
      <w:pPr>
        <w:rPr>
          <w:rFonts w:eastAsiaTheme="minorEastAsia"/>
          <w:color w:val="FF0000"/>
        </w:rPr>
      </w:pPr>
      <w:r>
        <w:rPr>
          <w:color w:val="FF0000"/>
        </w:rPr>
        <w:lastRenderedPageBreak/>
        <w:t xml:space="preserve">across the range of gene expression, and the absolute change (in hours): </w:t>
      </w:r>
      <m:oMath>
        <m:r>
          <m:rPr>
            <m:sty m:val="p"/>
          </m:rPr>
          <w:rPr>
            <w:rFonts w:ascii="Cambria Math" w:hAnsi="Cambria Math"/>
            <w:color w:val="FF0000"/>
          </w:rPr>
          <m:t>Δ</m:t>
        </m:r>
        <m:r>
          <w:rPr>
            <w:rFonts w:ascii="Cambria Math" w:hAnsi="Cambria Math"/>
            <w:color w:val="FF0000"/>
          </w:rPr>
          <m:t>T=</m:t>
        </m:r>
        <m:r>
          <m:rPr>
            <m:sty m:val="p"/>
          </m:rPr>
          <w:rPr>
            <w:rFonts w:ascii="Cambria Math" w:hAnsi="Cambria Math"/>
            <w:color w:val="FF0000"/>
          </w:rPr>
          <m:t>Δ</m:t>
        </m:r>
        <m:r>
          <w:rPr>
            <w:rFonts w:ascii="Cambria Math" w:hAnsi="Cambria Math"/>
            <w:color w:val="FF0000"/>
          </w:rPr>
          <m:t xml:space="preserve">∙24 </m:t>
        </m:r>
      </m:oMath>
      <w:r>
        <w:rPr>
          <w:rFonts w:eastAsiaTheme="minorEastAsia"/>
          <w:color w:val="FF0000"/>
        </w:rPr>
        <w:t xml:space="preserve">h. </w:t>
      </w:r>
      <w:r w:rsidR="006C25C9">
        <w:rPr>
          <w:rFonts w:eastAsiaTheme="minorEastAsia"/>
          <w:color w:val="FF0000"/>
        </w:rPr>
        <w:t xml:space="preserve">For the PNF(1M8) model, </w:t>
      </w:r>
      <w:proofErr w:type="spellStart"/>
      <w:r w:rsidR="006C25C9" w:rsidRPr="00614EFC">
        <w:rPr>
          <w:rFonts w:ascii="Cambria" w:eastAsiaTheme="minorEastAsia" w:hAnsi="Cambria"/>
          <w:i/>
          <w:color w:val="FF0000"/>
        </w:rPr>
        <w:t>T</w:t>
      </w:r>
      <w:r w:rsidR="006C25C9" w:rsidRPr="00614EFC">
        <w:rPr>
          <w:rFonts w:ascii="Cambria" w:eastAsiaTheme="minorEastAsia" w:hAnsi="Cambria"/>
          <w:color w:val="FF0000"/>
          <w:vertAlign w:val="subscript"/>
        </w:rPr>
        <w:t>max</w:t>
      </w:r>
      <w:proofErr w:type="spellEnd"/>
      <w:r w:rsidR="006C25C9">
        <w:rPr>
          <w:rFonts w:eastAsiaTheme="minorEastAsia"/>
          <w:color w:val="FF0000"/>
        </w:rPr>
        <w:t xml:space="preserve"> becomes very large as </w:t>
      </w:r>
      <w:r w:rsidR="006C25C9" w:rsidRPr="00614EFC">
        <w:rPr>
          <w:rFonts w:ascii="Cambria" w:eastAsiaTheme="minorEastAsia" w:hAnsi="Cambria"/>
          <w:i/>
          <w:color w:val="FF0000"/>
        </w:rPr>
        <w:t>A</w:t>
      </w:r>
      <w:r w:rsidR="006C25C9" w:rsidRPr="00614EFC">
        <w:rPr>
          <w:rFonts w:ascii="Cambria" w:eastAsiaTheme="minorEastAsia" w:hAnsi="Cambria"/>
          <w:color w:val="FF0000"/>
          <w:vertAlign w:val="subscript"/>
        </w:rPr>
        <w:t>MAX</w:t>
      </w:r>
      <w:r w:rsidR="006C25C9">
        <w:rPr>
          <w:rFonts w:eastAsiaTheme="minorEastAsia"/>
          <w:color w:val="FF0000"/>
        </w:rPr>
        <w:t xml:space="preserve"> and </w:t>
      </w:r>
      <w:r w:rsidR="006C25C9" w:rsidRPr="00614EFC">
        <w:rPr>
          <w:rFonts w:ascii="Cambria" w:eastAsiaTheme="minorEastAsia" w:hAnsi="Cambria" w:cstheme="minorHAnsi"/>
          <w:i/>
          <w:color w:val="FF0000"/>
        </w:rPr>
        <w:t>α</w:t>
      </w:r>
      <w:r w:rsidR="006C25C9">
        <w:rPr>
          <w:rFonts w:eastAsiaTheme="minorEastAsia"/>
          <w:color w:val="FF0000"/>
        </w:rPr>
        <w:t xml:space="preserve"> increase well above their WT values, so we limit the increase in gene expression to 2.5 x WT in calculation of </w:t>
      </w:r>
      <w:r w:rsidR="006C25C9" w:rsidRPr="00614EFC">
        <w:rPr>
          <w:rFonts w:ascii="Cambria" w:eastAsiaTheme="minorEastAsia" w:hAnsi="Cambria" w:cstheme="minorHAnsi"/>
          <w:color w:val="FF0000"/>
        </w:rPr>
        <w:t>Δ</w:t>
      </w:r>
      <w:r w:rsidR="006C25C9">
        <w:rPr>
          <w:rFonts w:eastAsiaTheme="minorEastAsia"/>
          <w:color w:val="FF0000"/>
        </w:rPr>
        <w:t xml:space="preserve"> and </w:t>
      </w:r>
      <w:r w:rsidR="006C25C9" w:rsidRPr="00614EFC">
        <w:rPr>
          <w:rFonts w:ascii="Cambria" w:eastAsiaTheme="minorEastAsia" w:hAnsi="Cambria" w:cstheme="minorHAnsi"/>
          <w:color w:val="FF0000"/>
        </w:rPr>
        <w:t>Δ</w:t>
      </w:r>
      <w:r w:rsidR="006C25C9" w:rsidRPr="00614EFC">
        <w:rPr>
          <w:rFonts w:ascii="Cambria" w:eastAsiaTheme="minorEastAsia" w:hAnsi="Cambria"/>
          <w:i/>
          <w:color w:val="FF0000"/>
        </w:rPr>
        <w:t>T</w:t>
      </w:r>
      <w:r w:rsidR="006C25C9">
        <w:rPr>
          <w:rFonts w:eastAsiaTheme="minorEastAsia"/>
          <w:color w:val="FF0000"/>
        </w:rPr>
        <w:t>.</w:t>
      </w:r>
    </w:p>
    <w:p w14:paraId="1AC55437" w14:textId="0CBE24BB" w:rsidR="006C25C9" w:rsidRDefault="006C25C9" w:rsidP="001F19E3">
      <w:pPr>
        <w:rPr>
          <w:color w:val="FF0000"/>
        </w:rPr>
      </w:pPr>
      <w:r w:rsidRPr="006C25C9">
        <w:rPr>
          <w:noProof/>
          <w:color w:val="FF0000"/>
        </w:rPr>
        <w:drawing>
          <wp:inline distT="0" distB="0" distL="0" distR="0" wp14:anchorId="621C5452" wp14:editId="4D169D67">
            <wp:extent cx="5892292" cy="4419220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6246" cy="442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5AD1" w14:textId="689E8351" w:rsidR="006C25C9" w:rsidRPr="0095676C" w:rsidRDefault="006C25C9" w:rsidP="006C25C9">
      <w:pPr>
        <w:rPr>
          <w:color w:val="FF0000"/>
        </w:rPr>
      </w:pPr>
      <w:commentRangeStart w:id="45"/>
      <w:r w:rsidRPr="0095676C">
        <w:rPr>
          <w:b/>
          <w:color w:val="FF0000"/>
        </w:rPr>
        <w:t>Figure S6</w:t>
      </w:r>
      <w:commentRangeEnd w:id="45"/>
      <w:r w:rsidR="001618C7">
        <w:rPr>
          <w:rStyle w:val="CommentReference"/>
        </w:rPr>
        <w:commentReference w:id="45"/>
      </w:r>
      <w:r w:rsidRPr="0095676C">
        <w:rPr>
          <w:b/>
          <w:color w:val="FF0000"/>
        </w:rPr>
        <w:t xml:space="preserve">. </w:t>
      </w:r>
      <w:r w:rsidR="0095676C" w:rsidRPr="0095676C">
        <w:rPr>
          <w:b/>
          <w:color w:val="FF0000"/>
        </w:rPr>
        <w:t xml:space="preserve">Dependence of oscillation period on level of expression of </w:t>
      </w:r>
      <w:r w:rsidR="0095676C" w:rsidRPr="0095676C">
        <w:rPr>
          <w:b/>
          <w:i/>
          <w:color w:val="FF0000"/>
        </w:rPr>
        <w:t>Bmal1</w:t>
      </w:r>
      <w:r w:rsidR="0095676C" w:rsidRPr="0095676C">
        <w:rPr>
          <w:b/>
          <w:color w:val="FF0000"/>
        </w:rPr>
        <w:t xml:space="preserve">, either </w:t>
      </w:r>
      <w:r w:rsidR="0095676C" w:rsidRPr="00614EFC">
        <w:rPr>
          <w:rFonts w:ascii="Cambria" w:hAnsi="Cambria"/>
          <w:b/>
          <w:i/>
          <w:color w:val="FF0000"/>
        </w:rPr>
        <w:t>A</w:t>
      </w:r>
      <w:r w:rsidR="0095676C" w:rsidRPr="00614EFC">
        <w:rPr>
          <w:rFonts w:ascii="Cambria" w:hAnsi="Cambria"/>
          <w:b/>
          <w:color w:val="FF0000"/>
          <w:vertAlign w:val="subscript"/>
        </w:rPr>
        <w:t>T</w:t>
      </w:r>
      <w:r w:rsidR="0095676C" w:rsidRPr="0095676C">
        <w:rPr>
          <w:b/>
          <w:color w:val="FF0000"/>
        </w:rPr>
        <w:t xml:space="preserve"> for SNF models or </w:t>
      </w:r>
      <w:r w:rsidR="0095676C" w:rsidRPr="00614EFC">
        <w:rPr>
          <w:rFonts w:ascii="Cambria" w:hAnsi="Cambria"/>
          <w:b/>
          <w:i/>
          <w:color w:val="FF0000"/>
        </w:rPr>
        <w:t>A</w:t>
      </w:r>
      <w:r w:rsidR="0095676C" w:rsidRPr="00614EFC">
        <w:rPr>
          <w:rFonts w:ascii="Cambria" w:hAnsi="Cambria"/>
          <w:b/>
          <w:color w:val="FF0000"/>
          <w:vertAlign w:val="subscript"/>
        </w:rPr>
        <w:t>MAX</w:t>
      </w:r>
      <w:r w:rsidR="0095676C" w:rsidRPr="0095676C">
        <w:rPr>
          <w:b/>
          <w:color w:val="FF0000"/>
        </w:rPr>
        <w:t xml:space="preserve"> for NNF and PNF models. </w:t>
      </w:r>
      <w:commentRangeStart w:id="46"/>
      <w:r w:rsidR="0095676C" w:rsidRPr="00614EFC">
        <w:rPr>
          <w:rFonts w:ascii="Cambria" w:hAnsi="Cambria" w:cstheme="minorHAnsi"/>
          <w:color w:val="FF0000"/>
        </w:rPr>
        <w:t>Δ</w:t>
      </w:r>
      <w:r w:rsidR="0095676C" w:rsidRPr="00614EFC">
        <w:rPr>
          <w:rFonts w:ascii="Cambria" w:hAnsi="Cambria"/>
          <w:i/>
          <w:color w:val="FF0000"/>
        </w:rPr>
        <w:t>T</w:t>
      </w:r>
      <w:r w:rsidR="0095676C">
        <w:rPr>
          <w:color w:val="FF0000"/>
        </w:rPr>
        <w:t xml:space="preserve"> </w:t>
      </w:r>
      <w:commentRangeEnd w:id="46"/>
      <w:r w:rsidR="00614EFC">
        <w:rPr>
          <w:rStyle w:val="CommentReference"/>
        </w:rPr>
        <w:commentReference w:id="46"/>
      </w:r>
      <w:r w:rsidR="0095676C">
        <w:rPr>
          <w:color w:val="FF0000"/>
        </w:rPr>
        <w:t xml:space="preserve">is the range of periods observed over the range of gene expression, assuming that the average period over the range = 24 h.  </w:t>
      </w:r>
    </w:p>
    <w:p w14:paraId="6863A995" w14:textId="708C21D2" w:rsidR="006C25C9" w:rsidRDefault="006C25C9" w:rsidP="006C25C9">
      <w:pPr>
        <w:rPr>
          <w:color w:val="FF0000"/>
        </w:rPr>
      </w:pPr>
      <w:r w:rsidRPr="006C25C9">
        <w:rPr>
          <w:noProof/>
          <w:color w:val="FF0000"/>
        </w:rPr>
        <w:lastRenderedPageBreak/>
        <w:drawing>
          <wp:inline distT="0" distB="0" distL="0" distR="0" wp14:anchorId="4AFA62FC" wp14:editId="19DD1C43">
            <wp:extent cx="5947018" cy="44602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9471" cy="446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7216" w14:textId="1F1C8791" w:rsidR="0095676C" w:rsidRPr="0095676C" w:rsidRDefault="0095676C" w:rsidP="0095676C">
      <w:pPr>
        <w:rPr>
          <w:color w:val="FF0000"/>
        </w:rPr>
      </w:pPr>
      <w:commentRangeStart w:id="47"/>
      <w:r w:rsidRPr="0095676C">
        <w:rPr>
          <w:b/>
          <w:color w:val="FF0000"/>
        </w:rPr>
        <w:t>Figure S</w:t>
      </w:r>
      <w:r>
        <w:rPr>
          <w:b/>
          <w:color w:val="FF0000"/>
        </w:rPr>
        <w:t>7</w:t>
      </w:r>
      <w:commentRangeEnd w:id="47"/>
      <w:r w:rsidR="001618C7">
        <w:rPr>
          <w:rStyle w:val="CommentReference"/>
        </w:rPr>
        <w:commentReference w:id="47"/>
      </w:r>
      <w:r w:rsidRPr="0095676C">
        <w:rPr>
          <w:b/>
          <w:color w:val="FF0000"/>
        </w:rPr>
        <w:t xml:space="preserve">. Dependence of oscillation period on level of expression of </w:t>
      </w:r>
      <w:r w:rsidRPr="0095676C">
        <w:rPr>
          <w:b/>
          <w:i/>
          <w:color w:val="FF0000"/>
        </w:rPr>
        <w:t>Per</w:t>
      </w:r>
      <w:r w:rsidRPr="0095676C">
        <w:rPr>
          <w:b/>
          <w:color w:val="FF0000"/>
        </w:rPr>
        <w:t xml:space="preserve">, </w:t>
      </w:r>
      <w:r>
        <w:rPr>
          <w:b/>
          <w:color w:val="FF0000"/>
        </w:rPr>
        <w:t xml:space="preserve">i.e., parameter </w:t>
      </w:r>
      <w:r w:rsidRPr="001618C7">
        <w:rPr>
          <w:rFonts w:ascii="Cambria" w:hAnsi="Cambria" w:cstheme="minorHAnsi"/>
          <w:b/>
          <w:i/>
          <w:color w:val="FF0000"/>
        </w:rPr>
        <w:t>α</w:t>
      </w:r>
      <w:r>
        <w:rPr>
          <w:b/>
          <w:color w:val="FF0000"/>
        </w:rPr>
        <w:t>.</w:t>
      </w:r>
      <w:r w:rsidRPr="0095676C">
        <w:rPr>
          <w:b/>
          <w:color w:val="FF0000"/>
        </w:rPr>
        <w:t xml:space="preserve"> </w:t>
      </w:r>
      <w:r w:rsidRPr="001618C7">
        <w:rPr>
          <w:rFonts w:ascii="Cambria" w:hAnsi="Cambria" w:cstheme="minorHAnsi"/>
          <w:color w:val="FF0000"/>
        </w:rPr>
        <w:t>Δ</w:t>
      </w:r>
      <w:r w:rsidRPr="001618C7">
        <w:rPr>
          <w:rFonts w:ascii="Cambria" w:hAnsi="Cambria"/>
          <w:i/>
          <w:color w:val="FF0000"/>
        </w:rPr>
        <w:t>T</w:t>
      </w:r>
      <w:r>
        <w:rPr>
          <w:color w:val="FF0000"/>
        </w:rPr>
        <w:t xml:space="preserve"> is the range of periods observed over the range of gene expression, assuming that the average period over the range = 24 h.  </w:t>
      </w:r>
    </w:p>
    <w:p w14:paraId="7593C28B" w14:textId="77777777" w:rsidR="006C25C9" w:rsidRPr="008E1307" w:rsidRDefault="006C25C9" w:rsidP="001F19E3">
      <w:pPr>
        <w:rPr>
          <w:color w:val="FF0000"/>
        </w:rPr>
      </w:pPr>
    </w:p>
    <w:p w14:paraId="23C9F3EA" w14:textId="4E25C0BA" w:rsidR="004A32E4" w:rsidRDefault="004A32E4" w:rsidP="001F19E3">
      <w:pPr>
        <w:rPr>
          <w:rFonts w:eastAsiaTheme="majorEastAsia" w:cstheme="minorHAnsi"/>
        </w:rPr>
      </w:pPr>
      <w:r>
        <w:br w:type="page"/>
      </w:r>
    </w:p>
    <w:p w14:paraId="5D27C7C5" w14:textId="1584D41C" w:rsidR="006F46CF" w:rsidRPr="006F46CF" w:rsidRDefault="006F46CF" w:rsidP="00C51CD3">
      <w:pPr>
        <w:pStyle w:val="Heading1"/>
        <w:spacing w:before="360"/>
      </w:pPr>
      <w:bookmarkStart w:id="48" w:name="_Toc94221644"/>
      <w:r w:rsidRPr="006F46CF">
        <w:lastRenderedPageBreak/>
        <w:t>Supplementary references</w:t>
      </w:r>
      <w:bookmarkEnd w:id="48"/>
    </w:p>
    <w:p w14:paraId="0A8F3F22" w14:textId="77777777" w:rsidR="00DD5AE3" w:rsidRPr="00DD5AE3" w:rsidRDefault="00B92315" w:rsidP="00DD5AE3">
      <w:pPr>
        <w:pStyle w:val="EndNoteBibliography"/>
        <w:spacing w:after="0"/>
        <w:ind w:left="720" w:hanging="720"/>
      </w:pPr>
      <w:r>
        <w:rPr>
          <w:rStyle w:val="Hyperlink"/>
        </w:rPr>
        <w:fldChar w:fldCharType="begin"/>
      </w:r>
      <w:r>
        <w:rPr>
          <w:rStyle w:val="Hyperlink"/>
        </w:rPr>
        <w:instrText xml:space="preserve"> ADDIN EN.REFLIST </w:instrText>
      </w:r>
      <w:r>
        <w:rPr>
          <w:rStyle w:val="Hyperlink"/>
        </w:rPr>
        <w:fldChar w:fldCharType="separate"/>
      </w:r>
      <w:r w:rsidR="00DD5AE3" w:rsidRPr="00DD5AE3">
        <w:t>1.</w:t>
      </w:r>
      <w:r w:rsidR="00DD5AE3" w:rsidRPr="00DD5AE3">
        <w:tab/>
        <w:t xml:space="preserve">Masters, M. and W.D. Donachie, </w:t>
      </w:r>
      <w:r w:rsidR="00DD5AE3" w:rsidRPr="00DD5AE3">
        <w:rPr>
          <w:i/>
        </w:rPr>
        <w:t>Repression and the control of cyclic enzyme synthesis in Bacillus subtilis.</w:t>
      </w:r>
      <w:r w:rsidR="00DD5AE3" w:rsidRPr="00DD5AE3">
        <w:t xml:space="preserve"> Nature, 1966. </w:t>
      </w:r>
      <w:r w:rsidR="00DD5AE3" w:rsidRPr="00DD5AE3">
        <w:rPr>
          <w:b/>
        </w:rPr>
        <w:t>209</w:t>
      </w:r>
      <w:r w:rsidR="00DD5AE3" w:rsidRPr="00DD5AE3">
        <w:t>(5022): p. 476-9.</w:t>
      </w:r>
    </w:p>
    <w:p w14:paraId="24924C3B" w14:textId="77777777" w:rsidR="00DD5AE3" w:rsidRPr="00DD5AE3" w:rsidRDefault="00DD5AE3" w:rsidP="00DD5AE3">
      <w:pPr>
        <w:pStyle w:val="EndNoteBibliography"/>
        <w:spacing w:after="0"/>
        <w:ind w:left="720" w:hanging="720"/>
      </w:pPr>
      <w:r w:rsidRPr="00DD5AE3">
        <w:t>2.</w:t>
      </w:r>
      <w:r w:rsidRPr="00DD5AE3">
        <w:tab/>
        <w:t xml:space="preserve">Goodwin, B.C., </w:t>
      </w:r>
      <w:r w:rsidRPr="00DD5AE3">
        <w:rPr>
          <w:i/>
        </w:rPr>
        <w:t>Oscillatory behavior in enzymatic control processes.</w:t>
      </w:r>
      <w:r w:rsidRPr="00DD5AE3">
        <w:t xml:space="preserve"> Adv Enzyme Regul, 1965. </w:t>
      </w:r>
      <w:r w:rsidRPr="00DD5AE3">
        <w:rPr>
          <w:b/>
        </w:rPr>
        <w:t>3</w:t>
      </w:r>
      <w:r w:rsidRPr="00DD5AE3">
        <w:t>: p. 425-38.</w:t>
      </w:r>
    </w:p>
    <w:p w14:paraId="71F27F64" w14:textId="77777777" w:rsidR="00DD5AE3" w:rsidRPr="00DD5AE3" w:rsidRDefault="00DD5AE3" w:rsidP="00DD5AE3">
      <w:pPr>
        <w:pStyle w:val="EndNoteBibliography"/>
        <w:spacing w:after="0"/>
        <w:ind w:left="720" w:hanging="720"/>
      </w:pPr>
      <w:r w:rsidRPr="00DD5AE3">
        <w:t>3.</w:t>
      </w:r>
      <w:r w:rsidRPr="00DD5AE3">
        <w:tab/>
        <w:t xml:space="preserve">Goodwin, B.C., </w:t>
      </w:r>
      <w:r w:rsidRPr="00DD5AE3">
        <w:rPr>
          <w:i/>
        </w:rPr>
        <w:t>An entrainment model for timed enzyme syntheses in bacteria.</w:t>
      </w:r>
      <w:r w:rsidRPr="00DD5AE3">
        <w:t xml:space="preserve"> Nature, 1966. </w:t>
      </w:r>
      <w:r w:rsidRPr="00DD5AE3">
        <w:rPr>
          <w:b/>
        </w:rPr>
        <w:t>209</w:t>
      </w:r>
      <w:r w:rsidRPr="00DD5AE3">
        <w:t>(5022): p. 479-81.</w:t>
      </w:r>
    </w:p>
    <w:p w14:paraId="6EEC5C70" w14:textId="77777777" w:rsidR="00DD5AE3" w:rsidRPr="00DD5AE3" w:rsidRDefault="00DD5AE3" w:rsidP="00DD5AE3">
      <w:pPr>
        <w:pStyle w:val="EndNoteBibliography"/>
        <w:spacing w:after="0"/>
        <w:ind w:left="720" w:hanging="720"/>
      </w:pPr>
      <w:r w:rsidRPr="00DD5AE3">
        <w:t>4.</w:t>
      </w:r>
      <w:r w:rsidRPr="00DD5AE3">
        <w:tab/>
        <w:t xml:space="preserve">Tyson, J.J. and H.G. Othmer, </w:t>
      </w:r>
      <w:r w:rsidRPr="00DD5AE3">
        <w:rPr>
          <w:i/>
        </w:rPr>
        <w:t>The Dynamics of Feedback Control Circuits in Biochemical Pathways</w:t>
      </w:r>
      <w:r w:rsidRPr="00DD5AE3">
        <w:t xml:space="preserve">, in </w:t>
      </w:r>
      <w:r w:rsidRPr="00DD5AE3">
        <w:rPr>
          <w:i/>
        </w:rPr>
        <w:t>Progress in Theoretical Biology</w:t>
      </w:r>
      <w:r w:rsidRPr="00DD5AE3">
        <w:t>. 1978, Elsevier. p. 1-62.</w:t>
      </w:r>
    </w:p>
    <w:p w14:paraId="1B92C79E" w14:textId="77777777" w:rsidR="00DD5AE3" w:rsidRPr="00DD5AE3" w:rsidRDefault="00DD5AE3" w:rsidP="00DD5AE3">
      <w:pPr>
        <w:pStyle w:val="EndNoteBibliography"/>
        <w:spacing w:after="0"/>
        <w:ind w:left="720" w:hanging="720"/>
      </w:pPr>
      <w:r w:rsidRPr="00DD5AE3">
        <w:t>5.</w:t>
      </w:r>
      <w:r w:rsidRPr="00DD5AE3">
        <w:tab/>
        <w:t xml:space="preserve">Rapp, P., </w:t>
      </w:r>
      <w:r w:rsidRPr="00DD5AE3">
        <w:rPr>
          <w:i/>
        </w:rPr>
        <w:t>Analysis of Biochemical Phase-Shift Oscillators by a Harmonic Balancing Technique.</w:t>
      </w:r>
      <w:r w:rsidRPr="00DD5AE3">
        <w:t xml:space="preserve"> Journal of Mathematical Biology, 1976. </w:t>
      </w:r>
      <w:r w:rsidRPr="00DD5AE3">
        <w:rPr>
          <w:b/>
        </w:rPr>
        <w:t>3</w:t>
      </w:r>
      <w:r w:rsidRPr="00DD5AE3">
        <w:t>(3-4): p. 203-224.</w:t>
      </w:r>
    </w:p>
    <w:p w14:paraId="7C125D6E" w14:textId="77777777" w:rsidR="00DD5AE3" w:rsidRPr="00DD5AE3" w:rsidRDefault="00DD5AE3" w:rsidP="00DD5AE3">
      <w:pPr>
        <w:pStyle w:val="EndNoteBibliography"/>
        <w:spacing w:after="0"/>
        <w:ind w:left="720" w:hanging="720"/>
      </w:pPr>
      <w:r w:rsidRPr="00DD5AE3">
        <w:t>6.</w:t>
      </w:r>
      <w:r w:rsidRPr="00DD5AE3">
        <w:tab/>
        <w:t xml:space="preserve">Griffith, J.S., </w:t>
      </w:r>
      <w:r w:rsidRPr="00DD5AE3">
        <w:rPr>
          <w:i/>
        </w:rPr>
        <w:t>Mathematics of cellular control processes. I. Negative feedback to one gene.</w:t>
      </w:r>
      <w:r w:rsidRPr="00DD5AE3">
        <w:t xml:space="preserve"> J Theor Biol, 1968. </w:t>
      </w:r>
      <w:r w:rsidRPr="00DD5AE3">
        <w:rPr>
          <w:b/>
        </w:rPr>
        <w:t>20</w:t>
      </w:r>
      <w:r w:rsidRPr="00DD5AE3">
        <w:t>(2): p. 202-8.</w:t>
      </w:r>
    </w:p>
    <w:p w14:paraId="325C0163" w14:textId="77777777" w:rsidR="00DD5AE3" w:rsidRPr="00DD5AE3" w:rsidRDefault="00DD5AE3" w:rsidP="00DD5AE3">
      <w:pPr>
        <w:pStyle w:val="EndNoteBibliography"/>
        <w:spacing w:after="0"/>
        <w:ind w:left="720" w:hanging="720"/>
      </w:pPr>
      <w:r w:rsidRPr="00DD5AE3">
        <w:t>7.</w:t>
      </w:r>
      <w:r w:rsidRPr="00DD5AE3">
        <w:tab/>
        <w:t xml:space="preserve">Gonze, D. and W. Abou-Jaoude, </w:t>
      </w:r>
      <w:r w:rsidRPr="00DD5AE3">
        <w:rPr>
          <w:i/>
        </w:rPr>
        <w:t>The Goodwin model: behind the Hill function.</w:t>
      </w:r>
      <w:r w:rsidRPr="00DD5AE3">
        <w:t xml:space="preserve"> PLoS One, 2013. </w:t>
      </w:r>
      <w:r w:rsidRPr="00DD5AE3">
        <w:rPr>
          <w:b/>
        </w:rPr>
        <w:t>8</w:t>
      </w:r>
      <w:r w:rsidRPr="00DD5AE3">
        <w:t>(8): p. e69573.</w:t>
      </w:r>
    </w:p>
    <w:p w14:paraId="3CD946C8" w14:textId="77777777" w:rsidR="00DD5AE3" w:rsidRPr="00DD5AE3" w:rsidRDefault="00DD5AE3" w:rsidP="00DD5AE3">
      <w:pPr>
        <w:pStyle w:val="EndNoteBibliography"/>
        <w:spacing w:after="0"/>
        <w:ind w:left="720" w:hanging="720"/>
      </w:pPr>
      <w:r w:rsidRPr="00DD5AE3">
        <w:t>8.</w:t>
      </w:r>
      <w:r w:rsidRPr="00DD5AE3">
        <w:tab/>
        <w:t xml:space="preserve">Vanselow, K., et al., </w:t>
      </w:r>
      <w:r w:rsidRPr="00DD5AE3">
        <w:rPr>
          <w:i/>
        </w:rPr>
        <w:t>Differential effects of PER2 phosphorylation: molecular basis for the human familial advanced sleep phase syndrome (FASPS).</w:t>
      </w:r>
      <w:r w:rsidRPr="00DD5AE3">
        <w:t xml:space="preserve"> Genes Dev, 2006. </w:t>
      </w:r>
      <w:r w:rsidRPr="00DD5AE3">
        <w:rPr>
          <w:b/>
        </w:rPr>
        <w:t>20</w:t>
      </w:r>
      <w:r w:rsidRPr="00DD5AE3">
        <w:t>(19): p. 2660-72.</w:t>
      </w:r>
    </w:p>
    <w:p w14:paraId="3B79B855" w14:textId="77777777" w:rsidR="00DD5AE3" w:rsidRPr="00DD5AE3" w:rsidRDefault="00DD5AE3" w:rsidP="00DD5AE3">
      <w:pPr>
        <w:pStyle w:val="EndNoteBibliography"/>
        <w:spacing w:after="0"/>
        <w:ind w:left="720" w:hanging="720"/>
      </w:pPr>
      <w:r w:rsidRPr="00DD5AE3">
        <w:t>9.</w:t>
      </w:r>
      <w:r w:rsidRPr="00DD5AE3">
        <w:tab/>
        <w:t xml:space="preserve">MacDonald, N., </w:t>
      </w:r>
      <w:r w:rsidRPr="00DD5AE3">
        <w:rPr>
          <w:i/>
        </w:rPr>
        <w:t>Time Lags in Biological Models</w:t>
      </w:r>
      <w:r w:rsidRPr="00DD5AE3">
        <w:t>. 1 ed. Lecture Notes in Biomathematics. Vol. 27. 1978: Springer-Verlag Berlin Heidelberg. VIII, 114.</w:t>
      </w:r>
    </w:p>
    <w:p w14:paraId="392F5815" w14:textId="77777777" w:rsidR="00DD5AE3" w:rsidRPr="00DD5AE3" w:rsidRDefault="00DD5AE3" w:rsidP="00DD5AE3">
      <w:pPr>
        <w:pStyle w:val="EndNoteBibliography"/>
        <w:spacing w:after="0"/>
        <w:ind w:left="720" w:hanging="720"/>
      </w:pPr>
      <w:r w:rsidRPr="00DD5AE3">
        <w:t>10.</w:t>
      </w:r>
      <w:r w:rsidRPr="00DD5AE3">
        <w:tab/>
        <w:t xml:space="preserve">Bliss, R.D., P.R. Painter, and A.G. Marr, </w:t>
      </w:r>
      <w:r w:rsidRPr="00DD5AE3">
        <w:rPr>
          <w:i/>
        </w:rPr>
        <w:t>Role of feedback inhibition in stabilizing the classical operon.</w:t>
      </w:r>
      <w:r w:rsidRPr="00DD5AE3">
        <w:t xml:space="preserve"> J Theor Biol, 1982. </w:t>
      </w:r>
      <w:r w:rsidRPr="00DD5AE3">
        <w:rPr>
          <w:b/>
        </w:rPr>
        <w:t>97</w:t>
      </w:r>
      <w:r w:rsidRPr="00DD5AE3">
        <w:t>(2): p. 177-93.</w:t>
      </w:r>
    </w:p>
    <w:p w14:paraId="2DF6C4C9" w14:textId="77777777" w:rsidR="00DD5AE3" w:rsidRPr="00DD5AE3" w:rsidRDefault="00DD5AE3" w:rsidP="00DD5AE3">
      <w:pPr>
        <w:pStyle w:val="EndNoteBibliography"/>
        <w:spacing w:after="0"/>
        <w:ind w:left="720" w:hanging="720"/>
      </w:pPr>
      <w:r w:rsidRPr="00DD5AE3">
        <w:t>11.</w:t>
      </w:r>
      <w:r w:rsidRPr="00DD5AE3">
        <w:tab/>
        <w:t xml:space="preserve">Goldbeter, A., </w:t>
      </w:r>
      <w:r w:rsidRPr="00DD5AE3">
        <w:rPr>
          <w:i/>
        </w:rPr>
        <w:t>A model for circadian oscillations in the Drosophila period protein (PER).</w:t>
      </w:r>
      <w:r w:rsidRPr="00DD5AE3">
        <w:t xml:space="preserve"> Proc. R. Soc. Lond. B., 1995. </w:t>
      </w:r>
      <w:r w:rsidRPr="00DD5AE3">
        <w:rPr>
          <w:b/>
        </w:rPr>
        <w:t>261</w:t>
      </w:r>
      <w:r w:rsidRPr="00DD5AE3">
        <w:t>(1362): p. 319-24.</w:t>
      </w:r>
    </w:p>
    <w:p w14:paraId="5AC61456" w14:textId="77777777" w:rsidR="00DD5AE3" w:rsidRPr="00DD5AE3" w:rsidRDefault="00DD5AE3" w:rsidP="00DD5AE3">
      <w:pPr>
        <w:pStyle w:val="EndNoteBibliography"/>
        <w:spacing w:after="0"/>
        <w:ind w:left="720" w:hanging="720"/>
      </w:pPr>
      <w:r w:rsidRPr="00DD5AE3">
        <w:t>12.</w:t>
      </w:r>
      <w:r w:rsidRPr="00DD5AE3">
        <w:tab/>
        <w:t xml:space="preserve">Kurosawa, G. and Y. Iwasa, </w:t>
      </w:r>
      <w:r w:rsidRPr="00DD5AE3">
        <w:rPr>
          <w:i/>
        </w:rPr>
        <w:t>Saturation of enzyme kinetics in circadian clock models.</w:t>
      </w:r>
      <w:r w:rsidRPr="00DD5AE3">
        <w:t xml:space="preserve"> J Biol Rhythms, 2002. </w:t>
      </w:r>
      <w:r w:rsidRPr="00DD5AE3">
        <w:rPr>
          <w:b/>
        </w:rPr>
        <w:t>17</w:t>
      </w:r>
      <w:r w:rsidRPr="00DD5AE3">
        <w:t>(6): p. 568-77.</w:t>
      </w:r>
    </w:p>
    <w:p w14:paraId="4BCD8A64" w14:textId="77777777" w:rsidR="00DD5AE3" w:rsidRPr="00DD5AE3" w:rsidRDefault="00DD5AE3" w:rsidP="00DD5AE3">
      <w:pPr>
        <w:pStyle w:val="EndNoteBibliography"/>
        <w:spacing w:after="0"/>
        <w:ind w:left="720" w:hanging="720"/>
      </w:pPr>
      <w:r w:rsidRPr="00DD5AE3">
        <w:t>13.</w:t>
      </w:r>
      <w:r w:rsidRPr="00DD5AE3">
        <w:tab/>
        <w:t xml:space="preserve">Gonze, D., et al., </w:t>
      </w:r>
      <w:r w:rsidRPr="00DD5AE3">
        <w:rPr>
          <w:i/>
        </w:rPr>
        <w:t>Spontaneous synchronization of coupled circadian oscillators.</w:t>
      </w:r>
      <w:r w:rsidRPr="00DD5AE3">
        <w:t xml:space="preserve"> Biophys J, 2005. </w:t>
      </w:r>
      <w:r w:rsidRPr="00DD5AE3">
        <w:rPr>
          <w:b/>
        </w:rPr>
        <w:t>89</w:t>
      </w:r>
      <w:r w:rsidRPr="00DD5AE3">
        <w:t>(1): p. 120-9.</w:t>
      </w:r>
    </w:p>
    <w:p w14:paraId="508D6BE7" w14:textId="77777777" w:rsidR="00DD5AE3" w:rsidRPr="00DD5AE3" w:rsidRDefault="00DD5AE3" w:rsidP="00DD5AE3">
      <w:pPr>
        <w:pStyle w:val="EndNoteBibliography"/>
        <w:spacing w:after="0"/>
        <w:ind w:left="720" w:hanging="720"/>
      </w:pPr>
      <w:r w:rsidRPr="00DD5AE3">
        <w:t>14.</w:t>
      </w:r>
      <w:r w:rsidRPr="00DD5AE3">
        <w:tab/>
        <w:t xml:space="preserve">Sato, T.K., et al., </w:t>
      </w:r>
      <w:r w:rsidRPr="00DD5AE3">
        <w:rPr>
          <w:i/>
        </w:rPr>
        <w:t>A functional genomics strategy reveals Rora as a component of the mammalian circadian clock.</w:t>
      </w:r>
      <w:r w:rsidRPr="00DD5AE3">
        <w:t xml:space="preserve"> Neuron, 2004. </w:t>
      </w:r>
      <w:r w:rsidRPr="00DD5AE3">
        <w:rPr>
          <w:b/>
        </w:rPr>
        <w:t>43</w:t>
      </w:r>
      <w:r w:rsidRPr="00DD5AE3">
        <w:t>(4): p. 527-37.</w:t>
      </w:r>
    </w:p>
    <w:p w14:paraId="577E53B6" w14:textId="77777777" w:rsidR="00DD5AE3" w:rsidRPr="00DD5AE3" w:rsidRDefault="00DD5AE3" w:rsidP="00DD5AE3">
      <w:pPr>
        <w:pStyle w:val="EndNoteBibliography"/>
        <w:spacing w:after="0"/>
        <w:ind w:left="720" w:hanging="720"/>
      </w:pPr>
      <w:r w:rsidRPr="00DD5AE3">
        <w:t>15.</w:t>
      </w:r>
      <w:r w:rsidRPr="00DD5AE3">
        <w:tab/>
        <w:t xml:space="preserve">Elgar, S., </w:t>
      </w:r>
      <w:r w:rsidRPr="00DD5AE3">
        <w:rPr>
          <w:i/>
        </w:rPr>
        <w:t>Relationships involving third moments and bispectra of a harmonic process.</w:t>
      </w:r>
      <w:r w:rsidRPr="00DD5AE3">
        <w:t xml:space="preserve"> IEEE Transactions on Acoustics, Speech, and Signal Processing, 1987. </w:t>
      </w:r>
      <w:r w:rsidRPr="00DD5AE3">
        <w:rPr>
          <w:b/>
        </w:rPr>
        <w:t>35</w:t>
      </w:r>
      <w:r w:rsidRPr="00DD5AE3">
        <w:t>(12): p. 1725-1726.</w:t>
      </w:r>
    </w:p>
    <w:p w14:paraId="53FC86D3" w14:textId="77777777" w:rsidR="00DD5AE3" w:rsidRPr="00DD5AE3" w:rsidRDefault="00DD5AE3" w:rsidP="00DD5AE3">
      <w:pPr>
        <w:pStyle w:val="EndNoteBibliography"/>
        <w:spacing w:after="0"/>
        <w:ind w:left="720" w:hanging="720"/>
      </w:pPr>
      <w:r w:rsidRPr="00DD5AE3">
        <w:t>16.</w:t>
      </w:r>
      <w:r w:rsidRPr="00DD5AE3">
        <w:tab/>
        <w:t xml:space="preserve">Koike, N., et al., </w:t>
      </w:r>
      <w:r w:rsidRPr="00DD5AE3">
        <w:rPr>
          <w:i/>
        </w:rPr>
        <w:t>Transcriptional architecture and chromatin landscape of the core circadian clock in mammals.</w:t>
      </w:r>
      <w:r w:rsidRPr="00DD5AE3">
        <w:t xml:space="preserve"> Science, 2012. </w:t>
      </w:r>
      <w:r w:rsidRPr="00DD5AE3">
        <w:rPr>
          <w:b/>
        </w:rPr>
        <w:t>338</w:t>
      </w:r>
      <w:r w:rsidRPr="00DD5AE3">
        <w:t>(6105): p. 349-54.</w:t>
      </w:r>
    </w:p>
    <w:p w14:paraId="2570163F" w14:textId="77777777" w:rsidR="00DD5AE3" w:rsidRPr="00DD5AE3" w:rsidRDefault="00DD5AE3" w:rsidP="00DD5AE3">
      <w:pPr>
        <w:pStyle w:val="EndNoteBibliography"/>
        <w:spacing w:after="0"/>
        <w:ind w:left="720" w:hanging="720"/>
      </w:pPr>
      <w:r w:rsidRPr="00DD5AE3">
        <w:t>17.</w:t>
      </w:r>
      <w:r w:rsidRPr="00DD5AE3">
        <w:tab/>
        <w:t xml:space="preserve">Narumi, R., et al., </w:t>
      </w:r>
      <w:r w:rsidRPr="00DD5AE3">
        <w:rPr>
          <w:i/>
        </w:rPr>
        <w:t>Mass spectrometry-based absolute quantification reveals rhythmic variation of mouse circadian clock proteins.</w:t>
      </w:r>
      <w:r w:rsidRPr="00DD5AE3">
        <w:t xml:space="preserve"> Proc Natl Acad Sci U S A, 2016. </w:t>
      </w:r>
      <w:r w:rsidRPr="00DD5AE3">
        <w:rPr>
          <w:b/>
        </w:rPr>
        <w:t>113</w:t>
      </w:r>
      <w:r w:rsidRPr="00DD5AE3">
        <w:t>(24): p. E3461-E3467.</w:t>
      </w:r>
    </w:p>
    <w:p w14:paraId="0FFFF1F2" w14:textId="77777777" w:rsidR="00DD5AE3" w:rsidRPr="00DD5AE3" w:rsidRDefault="00DD5AE3" w:rsidP="00DD5AE3">
      <w:pPr>
        <w:pStyle w:val="EndNoteBibliography"/>
        <w:spacing w:after="0"/>
        <w:ind w:left="720" w:hanging="720"/>
      </w:pPr>
      <w:r w:rsidRPr="00DD5AE3">
        <w:t>18.</w:t>
      </w:r>
      <w:r w:rsidRPr="00DD5AE3">
        <w:tab/>
        <w:t xml:space="preserve">Aryal, R.P., et al., </w:t>
      </w:r>
      <w:r w:rsidRPr="00DD5AE3">
        <w:rPr>
          <w:i/>
        </w:rPr>
        <w:t>Macromolecular Assemblies of the Mammalian Circadian Clock.</w:t>
      </w:r>
      <w:r w:rsidRPr="00DD5AE3">
        <w:t xml:space="preserve"> Mol Cell, 2017. </w:t>
      </w:r>
      <w:r w:rsidRPr="00DD5AE3">
        <w:rPr>
          <w:b/>
        </w:rPr>
        <w:t>67</w:t>
      </w:r>
      <w:r w:rsidRPr="00DD5AE3">
        <w:t>(5): p. 770-782 e6.</w:t>
      </w:r>
    </w:p>
    <w:p w14:paraId="79BDDB80" w14:textId="77777777" w:rsidR="00DD5AE3" w:rsidRPr="00DD5AE3" w:rsidRDefault="00DD5AE3" w:rsidP="00DD5AE3">
      <w:pPr>
        <w:pStyle w:val="EndNoteBibliography"/>
        <w:ind w:left="720" w:hanging="720"/>
      </w:pPr>
      <w:r w:rsidRPr="00DD5AE3">
        <w:t>19.</w:t>
      </w:r>
      <w:r w:rsidRPr="00DD5AE3">
        <w:tab/>
        <w:t xml:space="preserve">Narumi, R., et al., </w:t>
      </w:r>
      <w:r w:rsidRPr="00DD5AE3">
        <w:rPr>
          <w:i/>
        </w:rPr>
        <w:t>Mass spectrometry-based absolute quantification reveals rhythmic variation of mouse circadian clock proteins.</w:t>
      </w:r>
      <w:r w:rsidRPr="00DD5AE3">
        <w:t xml:space="preserve"> Proceedings of the National Academy of Sciences of the United States of America, 2016. </w:t>
      </w:r>
      <w:r w:rsidRPr="00DD5AE3">
        <w:rPr>
          <w:b/>
        </w:rPr>
        <w:t>113</w:t>
      </w:r>
      <w:r w:rsidRPr="00DD5AE3">
        <w:t>(24): p. E3461-E3467.</w:t>
      </w:r>
    </w:p>
    <w:p w14:paraId="31427BF5" w14:textId="5FBF44F5" w:rsidR="001E232F" w:rsidRDefault="00B92315" w:rsidP="00C51CD3">
      <w:pPr>
        <w:rPr>
          <w:rStyle w:val="Hyperlink"/>
        </w:rPr>
      </w:pPr>
      <w:r>
        <w:rPr>
          <w:rStyle w:val="Hyperlink"/>
        </w:rPr>
        <w:fldChar w:fldCharType="end"/>
      </w:r>
    </w:p>
    <w:sectPr w:rsidR="001E232F" w:rsidSect="005A3110">
      <w:footerReference w:type="default" r:id="rId18"/>
      <w:pgSz w:w="12240" w:h="15840"/>
      <w:pgMar w:top="1440" w:right="1440" w:bottom="1440" w:left="1440" w:header="720" w:footer="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45" w:author="Chen, Jing" w:date="2022-01-28T01:30:00Z" w:initials="CJ">
    <w:p w14:paraId="36EFA851" w14:textId="333302AB" w:rsidR="001618C7" w:rsidRDefault="001618C7">
      <w:pPr>
        <w:pStyle w:val="CommentText"/>
      </w:pPr>
      <w:r>
        <w:rPr>
          <w:rStyle w:val="CommentReference"/>
        </w:rPr>
        <w:annotationRef/>
      </w:r>
      <w:r>
        <w:t xml:space="preserve">The axis labels are illegible to me. Could the resolution of the figure be higher? </w:t>
      </w:r>
    </w:p>
  </w:comment>
  <w:comment w:id="46" w:author="Chen, Jing" w:date="2022-01-28T01:28:00Z" w:initials="CJ">
    <w:p w14:paraId="492FE8C6" w14:textId="75463743" w:rsidR="00614EFC" w:rsidRDefault="00614EFC">
      <w:pPr>
        <w:pStyle w:val="CommentText"/>
      </w:pPr>
      <w:r>
        <w:rPr>
          <w:rStyle w:val="CommentReference"/>
        </w:rPr>
        <w:annotationRef/>
      </w:r>
      <w:r>
        <w:t>\Delta T missing on the last panel.</w:t>
      </w:r>
    </w:p>
  </w:comment>
  <w:comment w:id="47" w:author="Chen, Jing" w:date="2022-01-28T01:30:00Z" w:initials="CJ">
    <w:p w14:paraId="755CE922" w14:textId="333A3969" w:rsidR="001618C7" w:rsidRDefault="001618C7">
      <w:pPr>
        <w:pStyle w:val="CommentText"/>
      </w:pPr>
      <w:r>
        <w:rPr>
          <w:rStyle w:val="CommentReference"/>
        </w:rPr>
        <w:annotationRef/>
      </w:r>
      <w:r>
        <w:t>The axis labels are illegible to me. Could the resolution of the figure be higher?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6EFA851" w15:done="0"/>
  <w15:commentEx w15:paraId="492FE8C6" w15:done="0"/>
  <w15:commentEx w15:paraId="755CE92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6EFA851" w16cid:durableId="259DC598"/>
  <w16cid:commentId w16cid:paraId="492FE8C6" w16cid:durableId="259DC55B"/>
  <w16cid:commentId w16cid:paraId="755CE922" w16cid:durableId="259DC5C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41A471" w14:textId="77777777" w:rsidR="0078186D" w:rsidRDefault="0078186D" w:rsidP="00C51CD3">
      <w:r>
        <w:separator/>
      </w:r>
    </w:p>
    <w:p w14:paraId="574E474F" w14:textId="77777777" w:rsidR="0078186D" w:rsidRDefault="0078186D" w:rsidP="00C51CD3"/>
    <w:p w14:paraId="71128DBE" w14:textId="77777777" w:rsidR="0078186D" w:rsidRDefault="0078186D" w:rsidP="00C51CD3"/>
    <w:p w14:paraId="6FD4AF60" w14:textId="77777777" w:rsidR="0078186D" w:rsidRDefault="0078186D" w:rsidP="00C51CD3"/>
  </w:endnote>
  <w:endnote w:type="continuationSeparator" w:id="0">
    <w:p w14:paraId="683E7683" w14:textId="77777777" w:rsidR="0078186D" w:rsidRDefault="0078186D" w:rsidP="00C51CD3">
      <w:r>
        <w:continuationSeparator/>
      </w:r>
    </w:p>
    <w:p w14:paraId="3F5568CA" w14:textId="77777777" w:rsidR="0078186D" w:rsidRDefault="0078186D" w:rsidP="00C51CD3"/>
    <w:p w14:paraId="4AA1E81F" w14:textId="77777777" w:rsidR="0078186D" w:rsidRDefault="0078186D" w:rsidP="00C51CD3"/>
    <w:p w14:paraId="4052C5D4" w14:textId="77777777" w:rsidR="0078186D" w:rsidRDefault="0078186D" w:rsidP="00C51CD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552985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7F3CE8" w14:textId="3DF845E3" w:rsidR="008E1307" w:rsidRDefault="008E1307" w:rsidP="00C51CD3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C3220"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14:paraId="51C4905B" w14:textId="77777777" w:rsidR="008E1307" w:rsidRDefault="008E1307" w:rsidP="00C51CD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C2F66E" w14:textId="77777777" w:rsidR="0078186D" w:rsidRDefault="0078186D" w:rsidP="00C51CD3">
      <w:r>
        <w:separator/>
      </w:r>
    </w:p>
    <w:p w14:paraId="7A74A51C" w14:textId="77777777" w:rsidR="0078186D" w:rsidRDefault="0078186D" w:rsidP="00C51CD3"/>
    <w:p w14:paraId="67EF2A7E" w14:textId="77777777" w:rsidR="0078186D" w:rsidRDefault="0078186D" w:rsidP="00C51CD3"/>
    <w:p w14:paraId="5D3DFF69" w14:textId="77777777" w:rsidR="0078186D" w:rsidRDefault="0078186D" w:rsidP="00C51CD3"/>
  </w:footnote>
  <w:footnote w:type="continuationSeparator" w:id="0">
    <w:p w14:paraId="6F7A8384" w14:textId="77777777" w:rsidR="0078186D" w:rsidRDefault="0078186D" w:rsidP="00C51CD3">
      <w:r>
        <w:continuationSeparator/>
      </w:r>
    </w:p>
    <w:p w14:paraId="4A145C88" w14:textId="77777777" w:rsidR="0078186D" w:rsidRDefault="0078186D" w:rsidP="00C51CD3"/>
    <w:p w14:paraId="0A2EB7BC" w14:textId="77777777" w:rsidR="0078186D" w:rsidRDefault="0078186D" w:rsidP="00C51CD3"/>
    <w:p w14:paraId="3D4B511B" w14:textId="77777777" w:rsidR="0078186D" w:rsidRDefault="0078186D" w:rsidP="00C51CD3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D5F04"/>
    <w:multiLevelType w:val="hybridMultilevel"/>
    <w:tmpl w:val="27D0D9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970719"/>
    <w:multiLevelType w:val="hybridMultilevel"/>
    <w:tmpl w:val="404CF8A2"/>
    <w:lvl w:ilvl="0" w:tplc="349CA3E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1A5191"/>
    <w:multiLevelType w:val="hybridMultilevel"/>
    <w:tmpl w:val="1B669FBC"/>
    <w:lvl w:ilvl="0" w:tplc="040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88530E"/>
    <w:multiLevelType w:val="hybridMultilevel"/>
    <w:tmpl w:val="981E36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155888"/>
    <w:multiLevelType w:val="hybridMultilevel"/>
    <w:tmpl w:val="BC20A1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E11E71"/>
    <w:multiLevelType w:val="hybridMultilevel"/>
    <w:tmpl w:val="C55853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BB19A8"/>
    <w:multiLevelType w:val="hybridMultilevel"/>
    <w:tmpl w:val="981E36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D704AC"/>
    <w:multiLevelType w:val="hybridMultilevel"/>
    <w:tmpl w:val="EF2C1088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  <w:color w:val="auto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9377B7"/>
    <w:multiLevelType w:val="hybridMultilevel"/>
    <w:tmpl w:val="981E36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A60FFF"/>
    <w:multiLevelType w:val="hybridMultilevel"/>
    <w:tmpl w:val="CA86EF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490FCC"/>
    <w:multiLevelType w:val="hybridMultilevel"/>
    <w:tmpl w:val="4AE24A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C01351"/>
    <w:multiLevelType w:val="hybridMultilevel"/>
    <w:tmpl w:val="52B6906E"/>
    <w:lvl w:ilvl="0" w:tplc="85081DB6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7F5E17"/>
    <w:multiLevelType w:val="hybridMultilevel"/>
    <w:tmpl w:val="7BC6F7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FF09CC"/>
    <w:multiLevelType w:val="hybridMultilevel"/>
    <w:tmpl w:val="51583014"/>
    <w:lvl w:ilvl="0" w:tplc="764A6BD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896889"/>
    <w:multiLevelType w:val="hybridMultilevel"/>
    <w:tmpl w:val="A3CEC52C"/>
    <w:lvl w:ilvl="0" w:tplc="2806D8E0">
      <w:start w:val="1"/>
      <w:numFmt w:val="decimal"/>
      <w:lvlText w:val="%1."/>
      <w:lvlJc w:val="left"/>
      <w:pPr>
        <w:ind w:left="1080" w:hanging="360"/>
      </w:pPr>
      <w:rPr>
        <w:rFonts w:ascii="Times New Roman" w:eastAsiaTheme="minorEastAsia" w:hAnsi="Times New Roman" w:cs="Times New Roman" w:hint="default"/>
        <w:color w:val="auto"/>
        <w:sz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FFB3D3C"/>
    <w:multiLevelType w:val="hybridMultilevel"/>
    <w:tmpl w:val="B262C5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A404E9"/>
    <w:multiLevelType w:val="hybridMultilevel"/>
    <w:tmpl w:val="CAB61E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182DA7"/>
    <w:multiLevelType w:val="hybridMultilevel"/>
    <w:tmpl w:val="FF3E84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FF3752"/>
    <w:multiLevelType w:val="hybridMultilevel"/>
    <w:tmpl w:val="1EE6B6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DA45C16"/>
    <w:multiLevelType w:val="hybridMultilevel"/>
    <w:tmpl w:val="1A00CC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A6031A"/>
    <w:multiLevelType w:val="hybridMultilevel"/>
    <w:tmpl w:val="51583014"/>
    <w:lvl w:ilvl="0" w:tplc="764A6BD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1404FB"/>
    <w:multiLevelType w:val="hybridMultilevel"/>
    <w:tmpl w:val="FF3E84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7512F2"/>
    <w:multiLevelType w:val="hybridMultilevel"/>
    <w:tmpl w:val="B830B374"/>
    <w:lvl w:ilvl="0" w:tplc="EEE0BC6A">
      <w:start w:val="1"/>
      <w:numFmt w:val="lowerLetter"/>
      <w:lvlText w:val="(%1)"/>
      <w:lvlJc w:val="left"/>
      <w:pPr>
        <w:ind w:left="1350" w:hanging="360"/>
      </w:pPr>
      <w:rPr>
        <w:rFonts w:ascii="Arial" w:hAnsi="Arial" w:cs="Arial" w:hint="default"/>
        <w:b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num w:numId="1">
    <w:abstractNumId w:val="12"/>
  </w:num>
  <w:num w:numId="2">
    <w:abstractNumId w:val="0"/>
  </w:num>
  <w:num w:numId="3">
    <w:abstractNumId w:val="11"/>
  </w:num>
  <w:num w:numId="4">
    <w:abstractNumId w:val="19"/>
  </w:num>
  <w:num w:numId="5">
    <w:abstractNumId w:val="14"/>
  </w:num>
  <w:num w:numId="6">
    <w:abstractNumId w:val="7"/>
  </w:num>
  <w:num w:numId="7">
    <w:abstractNumId w:val="22"/>
  </w:num>
  <w:num w:numId="8">
    <w:abstractNumId w:val="1"/>
  </w:num>
  <w:num w:numId="9">
    <w:abstractNumId w:val="10"/>
  </w:num>
  <w:num w:numId="10">
    <w:abstractNumId w:val="8"/>
  </w:num>
  <w:num w:numId="11">
    <w:abstractNumId w:val="3"/>
  </w:num>
  <w:num w:numId="12">
    <w:abstractNumId w:val="18"/>
  </w:num>
  <w:num w:numId="13">
    <w:abstractNumId w:val="4"/>
  </w:num>
  <w:num w:numId="14">
    <w:abstractNumId w:val="15"/>
  </w:num>
  <w:num w:numId="15">
    <w:abstractNumId w:val="17"/>
  </w:num>
  <w:num w:numId="16">
    <w:abstractNumId w:val="20"/>
  </w:num>
  <w:num w:numId="17">
    <w:abstractNumId w:val="21"/>
  </w:num>
  <w:num w:numId="18">
    <w:abstractNumId w:val="5"/>
  </w:num>
  <w:num w:numId="19">
    <w:abstractNumId w:val="9"/>
  </w:num>
  <w:num w:numId="20">
    <w:abstractNumId w:val="16"/>
  </w:num>
  <w:num w:numId="21">
    <w:abstractNumId w:val="13"/>
  </w:num>
  <w:num w:numId="22">
    <w:abstractNumId w:val="2"/>
  </w:num>
  <w:num w:numId="23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Chen, Jing">
    <w15:presenceInfo w15:providerId="AD" w15:userId="S-1-5-21-1824200278-923733676-1501187911-4722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Numbered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fetzf2ww9wedetexavmpprzdfffsfax5p5zp&quot;&gt;Jing&lt;record-ids&gt;&lt;item&gt;2630&lt;/item&gt;&lt;item&gt;3634&lt;/item&gt;&lt;item&gt;3638&lt;/item&gt;&lt;item&gt;4296&lt;/item&gt;&lt;item&gt;4380&lt;/item&gt;&lt;item&gt;4750&lt;/item&gt;&lt;item&gt;4752&lt;/item&gt;&lt;item&gt;4753&lt;/item&gt;&lt;item&gt;4754&lt;/item&gt;&lt;item&gt;4755&lt;/item&gt;&lt;item&gt;4756&lt;/item&gt;&lt;item&gt;4757&lt;/item&gt;&lt;item&gt;4771&lt;/item&gt;&lt;item&gt;4772&lt;/item&gt;&lt;item&gt;4773&lt;/item&gt;&lt;item&gt;4808&lt;/item&gt;&lt;item&gt;4814&lt;/item&gt;&lt;item&gt;5045&lt;/item&gt;&lt;/record-ids&gt;&lt;/item&gt;&lt;/Libraries&gt;"/>
  </w:docVars>
  <w:rsids>
    <w:rsidRoot w:val="00634B61"/>
    <w:rsid w:val="00005435"/>
    <w:rsid w:val="0000573E"/>
    <w:rsid w:val="0000678A"/>
    <w:rsid w:val="00006BB0"/>
    <w:rsid w:val="000071E7"/>
    <w:rsid w:val="000122F6"/>
    <w:rsid w:val="00020E2A"/>
    <w:rsid w:val="00020E43"/>
    <w:rsid w:val="00021158"/>
    <w:rsid w:val="00022184"/>
    <w:rsid w:val="00033328"/>
    <w:rsid w:val="00036218"/>
    <w:rsid w:val="00041779"/>
    <w:rsid w:val="00043860"/>
    <w:rsid w:val="00043E7B"/>
    <w:rsid w:val="00046102"/>
    <w:rsid w:val="00056478"/>
    <w:rsid w:val="00061A9F"/>
    <w:rsid w:val="00061CA8"/>
    <w:rsid w:val="00064381"/>
    <w:rsid w:val="0006563F"/>
    <w:rsid w:val="00065B4B"/>
    <w:rsid w:val="0007148B"/>
    <w:rsid w:val="0007575F"/>
    <w:rsid w:val="000817E1"/>
    <w:rsid w:val="00082BF8"/>
    <w:rsid w:val="000842CA"/>
    <w:rsid w:val="00086E26"/>
    <w:rsid w:val="000A0C0F"/>
    <w:rsid w:val="000B30CB"/>
    <w:rsid w:val="000B74D2"/>
    <w:rsid w:val="000C4751"/>
    <w:rsid w:val="000C7924"/>
    <w:rsid w:val="000D05D9"/>
    <w:rsid w:val="000D2ABD"/>
    <w:rsid w:val="000D2FE7"/>
    <w:rsid w:val="000D43B0"/>
    <w:rsid w:val="000D6E48"/>
    <w:rsid w:val="000E0203"/>
    <w:rsid w:val="000E4BE9"/>
    <w:rsid w:val="000E5028"/>
    <w:rsid w:val="000E5B89"/>
    <w:rsid w:val="001153D1"/>
    <w:rsid w:val="00122BE1"/>
    <w:rsid w:val="00137641"/>
    <w:rsid w:val="00137C68"/>
    <w:rsid w:val="001460A7"/>
    <w:rsid w:val="00152C6C"/>
    <w:rsid w:val="00154921"/>
    <w:rsid w:val="001618C7"/>
    <w:rsid w:val="00165D4F"/>
    <w:rsid w:val="001732EC"/>
    <w:rsid w:val="001739D8"/>
    <w:rsid w:val="00174F0B"/>
    <w:rsid w:val="00176C03"/>
    <w:rsid w:val="0018193F"/>
    <w:rsid w:val="00184296"/>
    <w:rsid w:val="001A2471"/>
    <w:rsid w:val="001B3CD4"/>
    <w:rsid w:val="001B6FB7"/>
    <w:rsid w:val="001C1312"/>
    <w:rsid w:val="001C2323"/>
    <w:rsid w:val="001D1B7A"/>
    <w:rsid w:val="001D767A"/>
    <w:rsid w:val="001D7E20"/>
    <w:rsid w:val="001E1BD6"/>
    <w:rsid w:val="001E232F"/>
    <w:rsid w:val="001E3EFC"/>
    <w:rsid w:val="001F19E3"/>
    <w:rsid w:val="001F3167"/>
    <w:rsid w:val="001F3650"/>
    <w:rsid w:val="0020481D"/>
    <w:rsid w:val="00206C5F"/>
    <w:rsid w:val="00207BC5"/>
    <w:rsid w:val="002100C8"/>
    <w:rsid w:val="002154F4"/>
    <w:rsid w:val="00227A47"/>
    <w:rsid w:val="00231546"/>
    <w:rsid w:val="0023254A"/>
    <w:rsid w:val="00235EC2"/>
    <w:rsid w:val="002374EF"/>
    <w:rsid w:val="00237762"/>
    <w:rsid w:val="00242E23"/>
    <w:rsid w:val="00245DD1"/>
    <w:rsid w:val="00246F17"/>
    <w:rsid w:val="00247547"/>
    <w:rsid w:val="00254050"/>
    <w:rsid w:val="00256D91"/>
    <w:rsid w:val="00256EAF"/>
    <w:rsid w:val="00257CF9"/>
    <w:rsid w:val="00262AFA"/>
    <w:rsid w:val="00265FC4"/>
    <w:rsid w:val="00266CF2"/>
    <w:rsid w:val="0027339E"/>
    <w:rsid w:val="002767F2"/>
    <w:rsid w:val="00277703"/>
    <w:rsid w:val="00280FDF"/>
    <w:rsid w:val="0028116A"/>
    <w:rsid w:val="00281767"/>
    <w:rsid w:val="00286E28"/>
    <w:rsid w:val="002913A8"/>
    <w:rsid w:val="002917BA"/>
    <w:rsid w:val="00292058"/>
    <w:rsid w:val="0029242D"/>
    <w:rsid w:val="002A4B70"/>
    <w:rsid w:val="002A4BF5"/>
    <w:rsid w:val="002A5C74"/>
    <w:rsid w:val="002B1BE3"/>
    <w:rsid w:val="002B2EE6"/>
    <w:rsid w:val="002B3D89"/>
    <w:rsid w:val="002C37CE"/>
    <w:rsid w:val="002C66B1"/>
    <w:rsid w:val="002D4C47"/>
    <w:rsid w:val="002E267F"/>
    <w:rsid w:val="002E55A1"/>
    <w:rsid w:val="002F240D"/>
    <w:rsid w:val="002F4585"/>
    <w:rsid w:val="002F5873"/>
    <w:rsid w:val="00302DA5"/>
    <w:rsid w:val="0030382F"/>
    <w:rsid w:val="003142A5"/>
    <w:rsid w:val="0031527B"/>
    <w:rsid w:val="0032163E"/>
    <w:rsid w:val="00323BD3"/>
    <w:rsid w:val="00324081"/>
    <w:rsid w:val="00332B1A"/>
    <w:rsid w:val="00333F5A"/>
    <w:rsid w:val="003348E2"/>
    <w:rsid w:val="0033586E"/>
    <w:rsid w:val="00335DA1"/>
    <w:rsid w:val="00340B02"/>
    <w:rsid w:val="00342834"/>
    <w:rsid w:val="00350E4E"/>
    <w:rsid w:val="003559DD"/>
    <w:rsid w:val="00372631"/>
    <w:rsid w:val="00374438"/>
    <w:rsid w:val="00375B42"/>
    <w:rsid w:val="00384508"/>
    <w:rsid w:val="0039235D"/>
    <w:rsid w:val="00394E74"/>
    <w:rsid w:val="00397668"/>
    <w:rsid w:val="003A56B7"/>
    <w:rsid w:val="003B0D9B"/>
    <w:rsid w:val="003B143A"/>
    <w:rsid w:val="003B280E"/>
    <w:rsid w:val="003B3C65"/>
    <w:rsid w:val="003B4A12"/>
    <w:rsid w:val="003D6F4E"/>
    <w:rsid w:val="003D7404"/>
    <w:rsid w:val="003D79B5"/>
    <w:rsid w:val="003E44C1"/>
    <w:rsid w:val="00401344"/>
    <w:rsid w:val="00407CBA"/>
    <w:rsid w:val="00420C32"/>
    <w:rsid w:val="00420DF8"/>
    <w:rsid w:val="00425A68"/>
    <w:rsid w:val="0043657B"/>
    <w:rsid w:val="00451B37"/>
    <w:rsid w:val="004577DB"/>
    <w:rsid w:val="004607C1"/>
    <w:rsid w:val="004648AD"/>
    <w:rsid w:val="004652E3"/>
    <w:rsid w:val="00471D45"/>
    <w:rsid w:val="00473D90"/>
    <w:rsid w:val="00482779"/>
    <w:rsid w:val="00484D74"/>
    <w:rsid w:val="0049224F"/>
    <w:rsid w:val="004967CD"/>
    <w:rsid w:val="004A0148"/>
    <w:rsid w:val="004A20C9"/>
    <w:rsid w:val="004A32E4"/>
    <w:rsid w:val="004A59B4"/>
    <w:rsid w:val="004C1724"/>
    <w:rsid w:val="004C1DBF"/>
    <w:rsid w:val="004C3AF8"/>
    <w:rsid w:val="004D3142"/>
    <w:rsid w:val="004D4AE3"/>
    <w:rsid w:val="004E2CEE"/>
    <w:rsid w:val="004F06E4"/>
    <w:rsid w:val="004F787D"/>
    <w:rsid w:val="0050797A"/>
    <w:rsid w:val="0051651B"/>
    <w:rsid w:val="005178E1"/>
    <w:rsid w:val="00524416"/>
    <w:rsid w:val="00527E72"/>
    <w:rsid w:val="005308FD"/>
    <w:rsid w:val="00534518"/>
    <w:rsid w:val="005372A9"/>
    <w:rsid w:val="0053745E"/>
    <w:rsid w:val="005377EF"/>
    <w:rsid w:val="00540E88"/>
    <w:rsid w:val="00542134"/>
    <w:rsid w:val="00544A01"/>
    <w:rsid w:val="0055344E"/>
    <w:rsid w:val="0056309E"/>
    <w:rsid w:val="00564EB9"/>
    <w:rsid w:val="00570A5A"/>
    <w:rsid w:val="005727D0"/>
    <w:rsid w:val="00573CD4"/>
    <w:rsid w:val="00582D2F"/>
    <w:rsid w:val="005833E0"/>
    <w:rsid w:val="00587A58"/>
    <w:rsid w:val="00590754"/>
    <w:rsid w:val="005907BC"/>
    <w:rsid w:val="00592C44"/>
    <w:rsid w:val="005973D3"/>
    <w:rsid w:val="005A0C69"/>
    <w:rsid w:val="005A3110"/>
    <w:rsid w:val="005A3371"/>
    <w:rsid w:val="005A4DF7"/>
    <w:rsid w:val="005A68A1"/>
    <w:rsid w:val="005B153E"/>
    <w:rsid w:val="005B5712"/>
    <w:rsid w:val="005C4980"/>
    <w:rsid w:val="005D2B56"/>
    <w:rsid w:val="005D369C"/>
    <w:rsid w:val="005D4F26"/>
    <w:rsid w:val="005E12B2"/>
    <w:rsid w:val="005E15EA"/>
    <w:rsid w:val="005E41D5"/>
    <w:rsid w:val="005E489A"/>
    <w:rsid w:val="005E72C8"/>
    <w:rsid w:val="005F0603"/>
    <w:rsid w:val="005F0BA5"/>
    <w:rsid w:val="005F4F7C"/>
    <w:rsid w:val="00600366"/>
    <w:rsid w:val="0060217C"/>
    <w:rsid w:val="00606B2C"/>
    <w:rsid w:val="0061012B"/>
    <w:rsid w:val="00610336"/>
    <w:rsid w:val="00612233"/>
    <w:rsid w:val="00614EFC"/>
    <w:rsid w:val="0061603F"/>
    <w:rsid w:val="0062254E"/>
    <w:rsid w:val="00624BDA"/>
    <w:rsid w:val="006278ED"/>
    <w:rsid w:val="006324BA"/>
    <w:rsid w:val="00634B61"/>
    <w:rsid w:val="0063657B"/>
    <w:rsid w:val="00636878"/>
    <w:rsid w:val="006373AD"/>
    <w:rsid w:val="00637E4B"/>
    <w:rsid w:val="006465D6"/>
    <w:rsid w:val="006518AC"/>
    <w:rsid w:val="00661643"/>
    <w:rsid w:val="0066220B"/>
    <w:rsid w:val="00664BF0"/>
    <w:rsid w:val="00666FD4"/>
    <w:rsid w:val="00667A63"/>
    <w:rsid w:val="00670103"/>
    <w:rsid w:val="006706F5"/>
    <w:rsid w:val="00672191"/>
    <w:rsid w:val="006752BC"/>
    <w:rsid w:val="006864E8"/>
    <w:rsid w:val="00687ABF"/>
    <w:rsid w:val="00692506"/>
    <w:rsid w:val="00694508"/>
    <w:rsid w:val="006A473D"/>
    <w:rsid w:val="006A49AB"/>
    <w:rsid w:val="006B0DB4"/>
    <w:rsid w:val="006B3679"/>
    <w:rsid w:val="006B36E1"/>
    <w:rsid w:val="006B4747"/>
    <w:rsid w:val="006B62D3"/>
    <w:rsid w:val="006C25C9"/>
    <w:rsid w:val="006C74EE"/>
    <w:rsid w:val="006D205D"/>
    <w:rsid w:val="006D5BEA"/>
    <w:rsid w:val="006E19FD"/>
    <w:rsid w:val="006E225A"/>
    <w:rsid w:val="006E36D5"/>
    <w:rsid w:val="006E7C11"/>
    <w:rsid w:val="006F0820"/>
    <w:rsid w:val="006F3581"/>
    <w:rsid w:val="006F46CF"/>
    <w:rsid w:val="006F5503"/>
    <w:rsid w:val="006F6D22"/>
    <w:rsid w:val="006F73B1"/>
    <w:rsid w:val="007023E6"/>
    <w:rsid w:val="0070556B"/>
    <w:rsid w:val="00707020"/>
    <w:rsid w:val="007074F7"/>
    <w:rsid w:val="007140DE"/>
    <w:rsid w:val="00715AFC"/>
    <w:rsid w:val="00720108"/>
    <w:rsid w:val="0072078C"/>
    <w:rsid w:val="00722D73"/>
    <w:rsid w:val="00723D00"/>
    <w:rsid w:val="00727614"/>
    <w:rsid w:val="00730A6F"/>
    <w:rsid w:val="0073778D"/>
    <w:rsid w:val="007474E1"/>
    <w:rsid w:val="00752F6A"/>
    <w:rsid w:val="007610F2"/>
    <w:rsid w:val="00761C6B"/>
    <w:rsid w:val="00764504"/>
    <w:rsid w:val="00773442"/>
    <w:rsid w:val="0077709B"/>
    <w:rsid w:val="0078186D"/>
    <w:rsid w:val="007819ED"/>
    <w:rsid w:val="00781E0F"/>
    <w:rsid w:val="00784254"/>
    <w:rsid w:val="00786517"/>
    <w:rsid w:val="007911BB"/>
    <w:rsid w:val="0079296F"/>
    <w:rsid w:val="00793EE4"/>
    <w:rsid w:val="007A07FF"/>
    <w:rsid w:val="007A0EBF"/>
    <w:rsid w:val="007A26B7"/>
    <w:rsid w:val="007A68D5"/>
    <w:rsid w:val="007B3A9B"/>
    <w:rsid w:val="007C3A00"/>
    <w:rsid w:val="007C4548"/>
    <w:rsid w:val="007C5A67"/>
    <w:rsid w:val="007C6879"/>
    <w:rsid w:val="007D2A79"/>
    <w:rsid w:val="007D635A"/>
    <w:rsid w:val="007D63C2"/>
    <w:rsid w:val="007E25EC"/>
    <w:rsid w:val="007E30C6"/>
    <w:rsid w:val="007E4F7F"/>
    <w:rsid w:val="007F50CE"/>
    <w:rsid w:val="0081260B"/>
    <w:rsid w:val="00813B28"/>
    <w:rsid w:val="008163B5"/>
    <w:rsid w:val="00816546"/>
    <w:rsid w:val="00820D98"/>
    <w:rsid w:val="00823025"/>
    <w:rsid w:val="008259D5"/>
    <w:rsid w:val="008331F7"/>
    <w:rsid w:val="008340D3"/>
    <w:rsid w:val="0083457A"/>
    <w:rsid w:val="008351EF"/>
    <w:rsid w:val="00837F18"/>
    <w:rsid w:val="00844953"/>
    <w:rsid w:val="00853E76"/>
    <w:rsid w:val="00856422"/>
    <w:rsid w:val="00857EDD"/>
    <w:rsid w:val="00860147"/>
    <w:rsid w:val="00870A37"/>
    <w:rsid w:val="00870FD0"/>
    <w:rsid w:val="00870FED"/>
    <w:rsid w:val="00871955"/>
    <w:rsid w:val="008731F7"/>
    <w:rsid w:val="00873982"/>
    <w:rsid w:val="00874314"/>
    <w:rsid w:val="00875FF6"/>
    <w:rsid w:val="008761EB"/>
    <w:rsid w:val="008825FE"/>
    <w:rsid w:val="008942A4"/>
    <w:rsid w:val="0089685A"/>
    <w:rsid w:val="008A710F"/>
    <w:rsid w:val="008B26D8"/>
    <w:rsid w:val="008B6D4E"/>
    <w:rsid w:val="008C301A"/>
    <w:rsid w:val="008C4240"/>
    <w:rsid w:val="008C6507"/>
    <w:rsid w:val="008D323F"/>
    <w:rsid w:val="008D61C0"/>
    <w:rsid w:val="008E1307"/>
    <w:rsid w:val="008E1D6B"/>
    <w:rsid w:val="008F0D6D"/>
    <w:rsid w:val="008F32A6"/>
    <w:rsid w:val="009044C8"/>
    <w:rsid w:val="009060EF"/>
    <w:rsid w:val="009069EB"/>
    <w:rsid w:val="00907A1C"/>
    <w:rsid w:val="00912287"/>
    <w:rsid w:val="009155D9"/>
    <w:rsid w:val="009175D5"/>
    <w:rsid w:val="00917CF2"/>
    <w:rsid w:val="00922187"/>
    <w:rsid w:val="0093182B"/>
    <w:rsid w:val="00937563"/>
    <w:rsid w:val="00946E38"/>
    <w:rsid w:val="009523EA"/>
    <w:rsid w:val="00953FCD"/>
    <w:rsid w:val="0095676C"/>
    <w:rsid w:val="00957AA0"/>
    <w:rsid w:val="00961A7A"/>
    <w:rsid w:val="00964234"/>
    <w:rsid w:val="00970831"/>
    <w:rsid w:val="00971AF8"/>
    <w:rsid w:val="009845A3"/>
    <w:rsid w:val="00987251"/>
    <w:rsid w:val="00987DF7"/>
    <w:rsid w:val="00992A5D"/>
    <w:rsid w:val="009934F1"/>
    <w:rsid w:val="00996618"/>
    <w:rsid w:val="009A0624"/>
    <w:rsid w:val="009A45AB"/>
    <w:rsid w:val="009B0337"/>
    <w:rsid w:val="009B37AA"/>
    <w:rsid w:val="009C567F"/>
    <w:rsid w:val="009D2482"/>
    <w:rsid w:val="009D2E02"/>
    <w:rsid w:val="009D61A9"/>
    <w:rsid w:val="009D6709"/>
    <w:rsid w:val="009D6FB9"/>
    <w:rsid w:val="009D7217"/>
    <w:rsid w:val="009E3F28"/>
    <w:rsid w:val="009E4321"/>
    <w:rsid w:val="009F0D51"/>
    <w:rsid w:val="00A0021C"/>
    <w:rsid w:val="00A00677"/>
    <w:rsid w:val="00A04ACE"/>
    <w:rsid w:val="00A04C0C"/>
    <w:rsid w:val="00A04F29"/>
    <w:rsid w:val="00A05EB0"/>
    <w:rsid w:val="00A14DA3"/>
    <w:rsid w:val="00A20CE2"/>
    <w:rsid w:val="00A30FE8"/>
    <w:rsid w:val="00A3698E"/>
    <w:rsid w:val="00A43A56"/>
    <w:rsid w:val="00A6010D"/>
    <w:rsid w:val="00A67282"/>
    <w:rsid w:val="00A72346"/>
    <w:rsid w:val="00A74D9B"/>
    <w:rsid w:val="00A85E1C"/>
    <w:rsid w:val="00A86E39"/>
    <w:rsid w:val="00A973E9"/>
    <w:rsid w:val="00A979A2"/>
    <w:rsid w:val="00AA05C0"/>
    <w:rsid w:val="00AA2370"/>
    <w:rsid w:val="00AA7E78"/>
    <w:rsid w:val="00AB24B0"/>
    <w:rsid w:val="00AB4F35"/>
    <w:rsid w:val="00AC09FA"/>
    <w:rsid w:val="00AC6F34"/>
    <w:rsid w:val="00AD6908"/>
    <w:rsid w:val="00AD7876"/>
    <w:rsid w:val="00AE067F"/>
    <w:rsid w:val="00AE574D"/>
    <w:rsid w:val="00AF368D"/>
    <w:rsid w:val="00AF3ACE"/>
    <w:rsid w:val="00AF6146"/>
    <w:rsid w:val="00AF6B8F"/>
    <w:rsid w:val="00B016BD"/>
    <w:rsid w:val="00B01DE0"/>
    <w:rsid w:val="00B040CD"/>
    <w:rsid w:val="00B06127"/>
    <w:rsid w:val="00B06435"/>
    <w:rsid w:val="00B10DC0"/>
    <w:rsid w:val="00B1165E"/>
    <w:rsid w:val="00B2127D"/>
    <w:rsid w:val="00B21C91"/>
    <w:rsid w:val="00B24D79"/>
    <w:rsid w:val="00B269B4"/>
    <w:rsid w:val="00B31595"/>
    <w:rsid w:val="00B365D8"/>
    <w:rsid w:val="00B36837"/>
    <w:rsid w:val="00B36D69"/>
    <w:rsid w:val="00B464BC"/>
    <w:rsid w:val="00B46D8C"/>
    <w:rsid w:val="00B502E5"/>
    <w:rsid w:val="00B55450"/>
    <w:rsid w:val="00B56E2A"/>
    <w:rsid w:val="00B6300C"/>
    <w:rsid w:val="00B64082"/>
    <w:rsid w:val="00B73C61"/>
    <w:rsid w:val="00B86F77"/>
    <w:rsid w:val="00B9205F"/>
    <w:rsid w:val="00B92315"/>
    <w:rsid w:val="00BA35A4"/>
    <w:rsid w:val="00BA42FC"/>
    <w:rsid w:val="00BB28F9"/>
    <w:rsid w:val="00BB6642"/>
    <w:rsid w:val="00BC181A"/>
    <w:rsid w:val="00BC3220"/>
    <w:rsid w:val="00BC3C93"/>
    <w:rsid w:val="00BC7B5C"/>
    <w:rsid w:val="00BD28D1"/>
    <w:rsid w:val="00BD2E4C"/>
    <w:rsid w:val="00BD4E3F"/>
    <w:rsid w:val="00BE1DC8"/>
    <w:rsid w:val="00BE245B"/>
    <w:rsid w:val="00BE72EC"/>
    <w:rsid w:val="00BF62F3"/>
    <w:rsid w:val="00C01450"/>
    <w:rsid w:val="00C01B59"/>
    <w:rsid w:val="00C03B79"/>
    <w:rsid w:val="00C10176"/>
    <w:rsid w:val="00C10F5B"/>
    <w:rsid w:val="00C11F5D"/>
    <w:rsid w:val="00C126EC"/>
    <w:rsid w:val="00C1377D"/>
    <w:rsid w:val="00C17234"/>
    <w:rsid w:val="00C2446C"/>
    <w:rsid w:val="00C320A8"/>
    <w:rsid w:val="00C34A48"/>
    <w:rsid w:val="00C3703C"/>
    <w:rsid w:val="00C402A6"/>
    <w:rsid w:val="00C415E4"/>
    <w:rsid w:val="00C41728"/>
    <w:rsid w:val="00C46420"/>
    <w:rsid w:val="00C5003D"/>
    <w:rsid w:val="00C51CD3"/>
    <w:rsid w:val="00C63BA0"/>
    <w:rsid w:val="00C65B78"/>
    <w:rsid w:val="00C65CED"/>
    <w:rsid w:val="00C65DBB"/>
    <w:rsid w:val="00C67683"/>
    <w:rsid w:val="00C67771"/>
    <w:rsid w:val="00C74BE0"/>
    <w:rsid w:val="00C83962"/>
    <w:rsid w:val="00C87A38"/>
    <w:rsid w:val="00C9114F"/>
    <w:rsid w:val="00C95B18"/>
    <w:rsid w:val="00CA112E"/>
    <w:rsid w:val="00CA550F"/>
    <w:rsid w:val="00CA6352"/>
    <w:rsid w:val="00CB7AA6"/>
    <w:rsid w:val="00CC53D5"/>
    <w:rsid w:val="00CC6C7E"/>
    <w:rsid w:val="00CD040C"/>
    <w:rsid w:val="00CD096E"/>
    <w:rsid w:val="00CD6537"/>
    <w:rsid w:val="00CE21CE"/>
    <w:rsid w:val="00CE282D"/>
    <w:rsid w:val="00CE52C9"/>
    <w:rsid w:val="00CE570E"/>
    <w:rsid w:val="00CE6E71"/>
    <w:rsid w:val="00CF02C9"/>
    <w:rsid w:val="00CF04CE"/>
    <w:rsid w:val="00CF4C0A"/>
    <w:rsid w:val="00D07A7A"/>
    <w:rsid w:val="00D1042D"/>
    <w:rsid w:val="00D10873"/>
    <w:rsid w:val="00D114B4"/>
    <w:rsid w:val="00D11DB7"/>
    <w:rsid w:val="00D126BB"/>
    <w:rsid w:val="00D140B4"/>
    <w:rsid w:val="00D14494"/>
    <w:rsid w:val="00D15D3F"/>
    <w:rsid w:val="00D206B1"/>
    <w:rsid w:val="00D22D6C"/>
    <w:rsid w:val="00D22ED9"/>
    <w:rsid w:val="00D25E43"/>
    <w:rsid w:val="00D2690E"/>
    <w:rsid w:val="00D269DD"/>
    <w:rsid w:val="00D33376"/>
    <w:rsid w:val="00D34F27"/>
    <w:rsid w:val="00D36993"/>
    <w:rsid w:val="00D40829"/>
    <w:rsid w:val="00D409D0"/>
    <w:rsid w:val="00D414D6"/>
    <w:rsid w:val="00D63199"/>
    <w:rsid w:val="00D87776"/>
    <w:rsid w:val="00D94073"/>
    <w:rsid w:val="00DA0485"/>
    <w:rsid w:val="00DA4A2E"/>
    <w:rsid w:val="00DA652F"/>
    <w:rsid w:val="00DA7A09"/>
    <w:rsid w:val="00DB496D"/>
    <w:rsid w:val="00DB4BA5"/>
    <w:rsid w:val="00DB71F5"/>
    <w:rsid w:val="00DC0EC5"/>
    <w:rsid w:val="00DC4727"/>
    <w:rsid w:val="00DC4A8E"/>
    <w:rsid w:val="00DD4506"/>
    <w:rsid w:val="00DD5AE3"/>
    <w:rsid w:val="00DE49BC"/>
    <w:rsid w:val="00DF3848"/>
    <w:rsid w:val="00DF54D9"/>
    <w:rsid w:val="00DF733B"/>
    <w:rsid w:val="00E037DB"/>
    <w:rsid w:val="00E072C3"/>
    <w:rsid w:val="00E11E2C"/>
    <w:rsid w:val="00E159BE"/>
    <w:rsid w:val="00E174A2"/>
    <w:rsid w:val="00E213E9"/>
    <w:rsid w:val="00E23631"/>
    <w:rsid w:val="00E23C4A"/>
    <w:rsid w:val="00E2612F"/>
    <w:rsid w:val="00E30E11"/>
    <w:rsid w:val="00E51D5D"/>
    <w:rsid w:val="00E60CB6"/>
    <w:rsid w:val="00E657A1"/>
    <w:rsid w:val="00E7159B"/>
    <w:rsid w:val="00E80285"/>
    <w:rsid w:val="00E8784E"/>
    <w:rsid w:val="00E90057"/>
    <w:rsid w:val="00E900F5"/>
    <w:rsid w:val="00EA6DFC"/>
    <w:rsid w:val="00EB57E5"/>
    <w:rsid w:val="00EB5E4D"/>
    <w:rsid w:val="00EB65D0"/>
    <w:rsid w:val="00EC0187"/>
    <w:rsid w:val="00EC55C1"/>
    <w:rsid w:val="00EC7183"/>
    <w:rsid w:val="00EE28B9"/>
    <w:rsid w:val="00EE61D0"/>
    <w:rsid w:val="00EF0BA9"/>
    <w:rsid w:val="00EF1CF5"/>
    <w:rsid w:val="00EF2B47"/>
    <w:rsid w:val="00EF37A7"/>
    <w:rsid w:val="00EF5CA7"/>
    <w:rsid w:val="00F05DED"/>
    <w:rsid w:val="00F1167F"/>
    <w:rsid w:val="00F142B0"/>
    <w:rsid w:val="00F156AD"/>
    <w:rsid w:val="00F20370"/>
    <w:rsid w:val="00F20E2A"/>
    <w:rsid w:val="00F211DD"/>
    <w:rsid w:val="00F2352D"/>
    <w:rsid w:val="00F2423A"/>
    <w:rsid w:val="00F255E0"/>
    <w:rsid w:val="00F25DF6"/>
    <w:rsid w:val="00F2616B"/>
    <w:rsid w:val="00F276AD"/>
    <w:rsid w:val="00F27C82"/>
    <w:rsid w:val="00F31D37"/>
    <w:rsid w:val="00F35520"/>
    <w:rsid w:val="00F371E1"/>
    <w:rsid w:val="00F4089E"/>
    <w:rsid w:val="00F502DF"/>
    <w:rsid w:val="00F505DD"/>
    <w:rsid w:val="00F50A27"/>
    <w:rsid w:val="00F608FC"/>
    <w:rsid w:val="00F70738"/>
    <w:rsid w:val="00F70F52"/>
    <w:rsid w:val="00F74430"/>
    <w:rsid w:val="00F74D66"/>
    <w:rsid w:val="00F750C2"/>
    <w:rsid w:val="00F83211"/>
    <w:rsid w:val="00F85F48"/>
    <w:rsid w:val="00F874F8"/>
    <w:rsid w:val="00F90C8C"/>
    <w:rsid w:val="00F9269B"/>
    <w:rsid w:val="00F95685"/>
    <w:rsid w:val="00F956B7"/>
    <w:rsid w:val="00F96575"/>
    <w:rsid w:val="00FB3746"/>
    <w:rsid w:val="00FB6985"/>
    <w:rsid w:val="00FB752D"/>
    <w:rsid w:val="00FC0F1F"/>
    <w:rsid w:val="00FC1A4F"/>
    <w:rsid w:val="00FC24FE"/>
    <w:rsid w:val="00FC3694"/>
    <w:rsid w:val="00FC3E1F"/>
    <w:rsid w:val="00FC560E"/>
    <w:rsid w:val="00FC6653"/>
    <w:rsid w:val="00FC7933"/>
    <w:rsid w:val="00FD1197"/>
    <w:rsid w:val="00FD4925"/>
    <w:rsid w:val="00FE0BE3"/>
    <w:rsid w:val="00FF0A77"/>
    <w:rsid w:val="00FF14E0"/>
    <w:rsid w:val="00FF37E1"/>
    <w:rsid w:val="00FF4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974E47"/>
  <w15:chartTrackingRefBased/>
  <w15:docId w15:val="{5621E06E-5DCB-49AF-9D9F-ACBF17496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9685A"/>
    <w:pPr>
      <w:spacing w:line="360" w:lineRule="auto"/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D2B56"/>
    <w:pPr>
      <w:keepNext/>
      <w:keepLines/>
      <w:spacing w:beforeLines="150" w:before="150"/>
      <w:outlineLvl w:val="0"/>
    </w:pPr>
    <w:rPr>
      <w:rFonts w:eastAsiaTheme="majorEastAsia" w:cstheme="minorHAnsi"/>
      <w:b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0677"/>
    <w:pPr>
      <w:outlineLvl w:val="1"/>
    </w:pPr>
    <w:rPr>
      <w:rFonts w:ascii="Times New Roman" w:eastAsiaTheme="minorEastAsia" w:hAnsi="Times New Roman" w:cs="Times New Roman"/>
      <w:b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34B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34B6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4B61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634B61"/>
    <w:rPr>
      <w:color w:val="808080"/>
    </w:rPr>
  </w:style>
  <w:style w:type="paragraph" w:styleId="NormalWeb">
    <w:name w:val="Normal (Web)"/>
    <w:basedOn w:val="Normal"/>
    <w:uiPriority w:val="99"/>
    <w:unhideWhenUsed/>
    <w:rsid w:val="0063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634B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4B61"/>
  </w:style>
  <w:style w:type="paragraph" w:styleId="Footer">
    <w:name w:val="footer"/>
    <w:basedOn w:val="Normal"/>
    <w:link w:val="FooterChar"/>
    <w:uiPriority w:val="99"/>
    <w:unhideWhenUsed/>
    <w:rsid w:val="00634B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4B61"/>
  </w:style>
  <w:style w:type="paragraph" w:styleId="ListParagraph">
    <w:name w:val="List Paragraph"/>
    <w:basedOn w:val="Normal"/>
    <w:uiPriority w:val="34"/>
    <w:qFormat/>
    <w:rsid w:val="00634B61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634B6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34B6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34B6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34B6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34B61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34B61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34B61"/>
    <w:rPr>
      <w:color w:val="954F72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34B61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A00677"/>
    <w:rPr>
      <w:rFonts w:ascii="Times New Roman" w:eastAsiaTheme="minorEastAsia" w:hAnsi="Times New Roman" w:cs="Times New Roman"/>
      <w:b/>
      <w:lang w:eastAsia="zh-CN"/>
    </w:rPr>
  </w:style>
  <w:style w:type="paragraph" w:customStyle="1" w:styleId="MTDisplayEquation">
    <w:name w:val="MTDisplayEquation"/>
    <w:basedOn w:val="Normal"/>
    <w:next w:val="Normal"/>
    <w:link w:val="MTDisplayEquationChar"/>
    <w:rsid w:val="00A00677"/>
    <w:pPr>
      <w:tabs>
        <w:tab w:val="center" w:pos="4680"/>
        <w:tab w:val="right" w:pos="9360"/>
      </w:tabs>
    </w:pPr>
    <w:rPr>
      <w:rFonts w:ascii="Times New Roman" w:eastAsiaTheme="minorEastAsia" w:hAnsi="Times New Roman" w:cs="Times New Roman"/>
      <w:lang w:eastAsia="zh-CN"/>
    </w:rPr>
  </w:style>
  <w:style w:type="character" w:customStyle="1" w:styleId="MTDisplayEquationChar">
    <w:name w:val="MTDisplayEquation Char"/>
    <w:basedOn w:val="DefaultParagraphFont"/>
    <w:link w:val="MTDisplayEquation"/>
    <w:rsid w:val="00A00677"/>
    <w:rPr>
      <w:rFonts w:ascii="Times New Roman" w:eastAsiaTheme="minorEastAsia" w:hAnsi="Times New Roman" w:cs="Times New Roman"/>
      <w:lang w:eastAsia="zh-CN"/>
    </w:rPr>
  </w:style>
  <w:style w:type="paragraph" w:customStyle="1" w:styleId="EndNoteBibliographyTitle">
    <w:name w:val="EndNote Bibliography Title"/>
    <w:basedOn w:val="Normal"/>
    <w:link w:val="EndNoteBibliographyTitleChar"/>
    <w:rsid w:val="00B92315"/>
    <w:pPr>
      <w:spacing w:after="0"/>
      <w:jc w:val="center"/>
    </w:pPr>
    <w:rPr>
      <w:rFonts w:ascii="Calibri" w:hAnsi="Calibri" w:cs="Calibri"/>
      <w:noProof/>
      <w:sz w:val="22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B92315"/>
    <w:rPr>
      <w:rFonts w:ascii="Calibri" w:hAnsi="Calibri" w:cs="Calibri"/>
      <w:noProof/>
      <w:szCs w:val="24"/>
    </w:rPr>
  </w:style>
  <w:style w:type="paragraph" w:customStyle="1" w:styleId="EndNoteBibliography">
    <w:name w:val="EndNote Bibliography"/>
    <w:basedOn w:val="Normal"/>
    <w:link w:val="EndNoteBibliographyChar"/>
    <w:rsid w:val="00B92315"/>
    <w:pPr>
      <w:spacing w:line="240" w:lineRule="auto"/>
    </w:pPr>
    <w:rPr>
      <w:rFonts w:ascii="Calibri" w:hAnsi="Calibri" w:cs="Calibri"/>
      <w:noProof/>
      <w:sz w:val="22"/>
    </w:rPr>
  </w:style>
  <w:style w:type="character" w:customStyle="1" w:styleId="EndNoteBibliographyChar">
    <w:name w:val="EndNote Bibliography Char"/>
    <w:basedOn w:val="DefaultParagraphFont"/>
    <w:link w:val="EndNoteBibliography"/>
    <w:rsid w:val="00B92315"/>
    <w:rPr>
      <w:rFonts w:ascii="Calibri" w:hAnsi="Calibri" w:cs="Calibri"/>
      <w:noProof/>
      <w:szCs w:val="24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FC24FE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5D2B56"/>
    <w:rPr>
      <w:rFonts w:eastAsiaTheme="majorEastAsia" w:cstheme="minorHAnsi"/>
      <w:b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5D2B56"/>
    <w:pPr>
      <w:outlineLvl w:val="9"/>
    </w:pPr>
  </w:style>
  <w:style w:type="paragraph" w:styleId="Caption">
    <w:name w:val="caption"/>
    <w:basedOn w:val="Normal"/>
    <w:next w:val="Normal"/>
    <w:uiPriority w:val="35"/>
    <w:unhideWhenUsed/>
    <w:qFormat/>
    <w:rsid w:val="005D2B5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5D2B56"/>
    <w:pPr>
      <w:spacing w:after="100"/>
    </w:pPr>
  </w:style>
  <w:style w:type="paragraph" w:styleId="Revision">
    <w:name w:val="Revision"/>
    <w:hidden/>
    <w:uiPriority w:val="99"/>
    <w:semiHidden/>
    <w:rsid w:val="00FF37E1"/>
    <w:pPr>
      <w:spacing w:after="0" w:line="240" w:lineRule="auto"/>
    </w:p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B86F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38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9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microsoft.com/office/2016/09/relationships/commentsIds" Target="commentsIds.xml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microsoft.com/office/2011/relationships/commentsExtended" Target="commentsExtended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349095-08A1-4251-BF92-46D5F3DFE0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25</Pages>
  <Words>7382</Words>
  <Characters>37285</Characters>
  <Application>Microsoft Office Word</Application>
  <DocSecurity>0</DocSecurity>
  <Lines>1065</Lines>
  <Paragraphs>676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Heidebrecht</dc:creator>
  <cp:keywords/>
  <dc:description/>
  <cp:lastModifiedBy>Chen, Jing</cp:lastModifiedBy>
  <cp:revision>11</cp:revision>
  <cp:lastPrinted>2021-01-07T21:36:00Z</cp:lastPrinted>
  <dcterms:created xsi:type="dcterms:W3CDTF">2022-01-26T18:51:00Z</dcterms:created>
  <dcterms:modified xsi:type="dcterms:W3CDTF">2022-01-28T06:32:00Z</dcterms:modified>
</cp:coreProperties>
</file>